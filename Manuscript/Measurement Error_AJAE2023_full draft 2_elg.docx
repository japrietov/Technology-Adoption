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D38E4" w14:textId="2B8C0636" w:rsidR="00E871D4" w:rsidRDefault="00FA78A7" w:rsidP="0054273D">
      <w:pPr>
        <w:jc w:val="center"/>
        <w:rPr>
          <w:b/>
          <w:bCs/>
        </w:rPr>
      </w:pPr>
      <w:r>
        <w:rPr>
          <w:b/>
          <w:bCs/>
        </w:rPr>
        <w:fldChar w:fldCharType="begin"/>
      </w:r>
      <w:r>
        <w:rPr>
          <w:b/>
          <w:bCs/>
        </w:rPr>
        <w:instrText xml:space="preserve"> MACROBUTTON MTEditEquationSection2 </w:instrText>
      </w:r>
      <w:r w:rsidRPr="00FA78A7">
        <w:rPr>
          <w:rStyle w:val="MTEquationSection"/>
        </w:rPr>
        <w:instrText>Equation Chapter 1 Section 1</w:instrText>
      </w:r>
      <w:r>
        <w:rPr>
          <w:b/>
          <w:bCs/>
        </w:rPr>
        <w:fldChar w:fldCharType="begin"/>
      </w:r>
      <w:r>
        <w:rPr>
          <w:b/>
          <w:bCs/>
        </w:rPr>
        <w:instrText xml:space="preserve"> SEQ MTEqn \r \h \* MERGEFORMAT </w:instrText>
      </w:r>
      <w:r>
        <w:rPr>
          <w:b/>
          <w:bCs/>
        </w:rPr>
        <w:fldChar w:fldCharType="end"/>
      </w:r>
      <w:r>
        <w:rPr>
          <w:b/>
          <w:bCs/>
        </w:rPr>
        <w:fldChar w:fldCharType="begin"/>
      </w:r>
      <w:r>
        <w:rPr>
          <w:b/>
          <w:bCs/>
        </w:rPr>
        <w:instrText xml:space="preserve"> SEQ MTSec \r 1 \h \* MERGEFORMAT </w:instrText>
      </w:r>
      <w:r>
        <w:rPr>
          <w:b/>
          <w:bCs/>
        </w:rPr>
        <w:fldChar w:fldCharType="end"/>
      </w:r>
      <w:r>
        <w:rPr>
          <w:b/>
          <w:bCs/>
        </w:rPr>
        <w:fldChar w:fldCharType="begin"/>
      </w:r>
      <w:r>
        <w:rPr>
          <w:b/>
          <w:bCs/>
        </w:rPr>
        <w:instrText xml:space="preserve"> SEQ MTChap \r 1 \h \* MERGEFORMAT </w:instrText>
      </w:r>
      <w:r>
        <w:rPr>
          <w:b/>
          <w:bCs/>
        </w:rPr>
        <w:fldChar w:fldCharType="end"/>
      </w:r>
      <w:r>
        <w:rPr>
          <w:b/>
          <w:bCs/>
        </w:rPr>
        <w:fldChar w:fldCharType="end"/>
      </w:r>
      <w:r w:rsidR="000E0D1B" w:rsidRPr="00931813">
        <w:rPr>
          <w:rStyle w:val="TitleChar"/>
        </w:rPr>
        <w:t xml:space="preserve">The Decomposition of Gender </w:t>
      </w:r>
      <w:r w:rsidR="00AE4AD4" w:rsidRPr="00931813">
        <w:rPr>
          <w:rStyle w:val="TitleChar"/>
        </w:rPr>
        <w:t>Inequality</w:t>
      </w:r>
      <w:r w:rsidR="000E0D1B" w:rsidRPr="00931813">
        <w:rPr>
          <w:rStyle w:val="TitleChar"/>
        </w:rPr>
        <w:t xml:space="preserve"> in </w:t>
      </w:r>
      <w:r w:rsidR="00237C20" w:rsidRPr="00931813">
        <w:rPr>
          <w:rStyle w:val="TitleChar"/>
        </w:rPr>
        <w:t xml:space="preserve">Measurement Error and </w:t>
      </w:r>
      <w:r w:rsidR="000E0D1B" w:rsidRPr="00931813">
        <w:rPr>
          <w:rStyle w:val="TitleChar"/>
        </w:rPr>
        <w:t>Agricultural Technology Adoption</w:t>
      </w:r>
    </w:p>
    <w:p w14:paraId="4B8DAA91" w14:textId="179B561A" w:rsidR="001137BA" w:rsidRDefault="001137BA" w:rsidP="00C055EA">
      <w:pPr>
        <w:spacing w:line="240" w:lineRule="auto"/>
        <w:contextualSpacing/>
        <w:rPr>
          <w:vertAlign w:val="superscript"/>
        </w:rPr>
      </w:pPr>
      <w:r w:rsidRPr="00591468">
        <w:t>Jing Yi</w:t>
      </w:r>
      <w:r w:rsidR="00591468">
        <w:rPr>
          <w:vertAlign w:val="superscript"/>
        </w:rPr>
        <w:t>1</w:t>
      </w:r>
      <w:r w:rsidRPr="00591468">
        <w:t>, Jeisson Prieto</w:t>
      </w:r>
      <w:r w:rsidR="00591468">
        <w:rPr>
          <w:vertAlign w:val="superscript"/>
        </w:rPr>
        <w:t>2</w:t>
      </w:r>
      <w:r w:rsidRPr="00591468">
        <w:t>, Elisabeth Garner</w:t>
      </w:r>
      <w:r w:rsidR="009B7C5F">
        <w:rPr>
          <w:vertAlign w:val="superscript"/>
        </w:rPr>
        <w:t>3</w:t>
      </w:r>
      <w:r w:rsidRPr="00591468">
        <w:t xml:space="preserve"> and Hale </w:t>
      </w:r>
      <w:r w:rsidR="00591468">
        <w:t xml:space="preserve">Ann </w:t>
      </w:r>
      <w:r w:rsidRPr="00591468">
        <w:t>Tufan</w:t>
      </w:r>
      <w:r w:rsidR="00591468">
        <w:rPr>
          <w:vertAlign w:val="superscript"/>
        </w:rPr>
        <w:t>4</w:t>
      </w:r>
    </w:p>
    <w:p w14:paraId="70352A6F" w14:textId="48E39645" w:rsidR="0054273D" w:rsidRPr="0054273D" w:rsidRDefault="0054273D" w:rsidP="00C055EA">
      <w:pPr>
        <w:pStyle w:val="Heading1"/>
        <w:spacing w:line="240" w:lineRule="auto"/>
        <w:contextualSpacing/>
      </w:pPr>
      <w:r w:rsidRPr="0054273D">
        <w:t>Affiliations</w:t>
      </w:r>
    </w:p>
    <w:p w14:paraId="63CF0712" w14:textId="5508671A" w:rsidR="00591468" w:rsidRPr="00712FDE" w:rsidRDefault="00591468" w:rsidP="00C055EA">
      <w:pPr>
        <w:spacing w:line="240" w:lineRule="auto"/>
        <w:contextualSpacing/>
      </w:pPr>
      <w:r>
        <w:rPr>
          <w:vertAlign w:val="superscript"/>
        </w:rPr>
        <w:t>1</w:t>
      </w:r>
      <w:r w:rsidR="008D0DD5">
        <w:rPr>
          <w:vertAlign w:val="superscript"/>
        </w:rPr>
        <w:t xml:space="preserve"> </w:t>
      </w:r>
      <w:r w:rsidR="00712FDE" w:rsidRPr="00712FDE">
        <w:t>Department of Agricultural and Applied Economics, University of Wisconsin, 427 Lorch Street, Madison WI 53706,</w:t>
      </w:r>
      <w:r w:rsidR="00712FDE">
        <w:t xml:space="preserve"> </w:t>
      </w:r>
      <w:r w:rsidR="00712FDE" w:rsidRPr="00712FDE">
        <w:t>USA.</w:t>
      </w:r>
    </w:p>
    <w:p w14:paraId="5F13037C" w14:textId="123E2EA7" w:rsidR="00591468" w:rsidRDefault="00591468" w:rsidP="00C055EA">
      <w:pPr>
        <w:spacing w:line="240" w:lineRule="auto"/>
        <w:contextualSpacing/>
        <w:rPr>
          <w:vertAlign w:val="superscript"/>
        </w:rPr>
      </w:pPr>
      <w:r>
        <w:rPr>
          <w:vertAlign w:val="superscript"/>
        </w:rPr>
        <w:t>2</w:t>
      </w:r>
      <w:r w:rsidR="008D0DD5" w:rsidRPr="008D0DD5">
        <w:t xml:space="preserve"> </w:t>
      </w:r>
      <w:r w:rsidR="008D0DD5">
        <w:t>Dyson School of Applied Economics and Management, Cornell University, Ithaca, NY, 14850, USA</w:t>
      </w:r>
    </w:p>
    <w:p w14:paraId="79572515" w14:textId="4AD7CE57" w:rsidR="00591468" w:rsidRDefault="00591468" w:rsidP="00C055EA">
      <w:pPr>
        <w:spacing w:line="240" w:lineRule="auto"/>
        <w:contextualSpacing/>
        <w:rPr>
          <w:vertAlign w:val="superscript"/>
        </w:rPr>
      </w:pPr>
      <w:r>
        <w:rPr>
          <w:vertAlign w:val="superscript"/>
        </w:rPr>
        <w:t>3</w:t>
      </w:r>
      <w:r w:rsidR="009B7C5F">
        <w:rPr>
          <w:vertAlign w:val="superscript"/>
        </w:rPr>
        <w:t xml:space="preserve"> </w:t>
      </w:r>
      <w:r w:rsidR="009B7C5F">
        <w:t>Center for International Forestry Research (CIFOR), Bogor, Indonesia</w:t>
      </w:r>
    </w:p>
    <w:p w14:paraId="79FC0BE4" w14:textId="188250A7" w:rsidR="00591468" w:rsidRPr="00591468" w:rsidRDefault="00591468" w:rsidP="00C055EA">
      <w:pPr>
        <w:spacing w:line="240" w:lineRule="auto"/>
        <w:contextualSpacing/>
      </w:pPr>
      <w:r>
        <w:rPr>
          <w:vertAlign w:val="superscript"/>
        </w:rPr>
        <w:t>4</w:t>
      </w:r>
      <w:r w:rsidR="008D0DD5">
        <w:rPr>
          <w:vertAlign w:val="superscript"/>
        </w:rPr>
        <w:t xml:space="preserve"> </w:t>
      </w:r>
      <w:r>
        <w:t>School of Integrative Plant Science, Cornell University, Ithaca, NY</w:t>
      </w:r>
      <w:r w:rsidR="00EA0518">
        <w:t>, 14850, USA</w:t>
      </w:r>
    </w:p>
    <w:p w14:paraId="72E9A048" w14:textId="77777777" w:rsidR="00591468" w:rsidRPr="00591468" w:rsidRDefault="00591468" w:rsidP="00D7434A">
      <w:pPr>
        <w:spacing w:line="240" w:lineRule="auto"/>
        <w:contextualSpacing/>
      </w:pPr>
    </w:p>
    <w:p w14:paraId="0C7EB914" w14:textId="24DA79D9" w:rsidR="008143D6" w:rsidRDefault="005142EE" w:rsidP="001A44CA">
      <w:pPr>
        <w:pStyle w:val="Heading1"/>
      </w:pPr>
      <w:r>
        <w:t>Abstract</w:t>
      </w:r>
    </w:p>
    <w:p w14:paraId="5FD31BB7" w14:textId="5CF338BD" w:rsidR="00AF3CC5" w:rsidRDefault="008A1E6E" w:rsidP="00237C20">
      <w:r>
        <w:t xml:space="preserve">Closing the gender </w:t>
      </w:r>
      <w:r w:rsidR="00EA0117">
        <w:t xml:space="preserve">technology </w:t>
      </w:r>
      <w:r>
        <w:t xml:space="preserve">gap in agriculture </w:t>
      </w:r>
      <w:r w:rsidR="00EA0117">
        <w:t xml:space="preserve">underlies equitable agricultural development interventions. </w:t>
      </w:r>
      <w:r w:rsidR="00903486" w:rsidRPr="00903486">
        <w:t>Understanding the nuances of gender disparities in technology adoption</w:t>
      </w:r>
      <w:r w:rsidR="009D6029">
        <w:t xml:space="preserve"> </w:t>
      </w:r>
      <w:r w:rsidR="006F075B">
        <w:t xml:space="preserve">by </w:t>
      </w:r>
      <w:r w:rsidR="009D6029">
        <w:t>accurately</w:t>
      </w:r>
      <w:r w:rsidR="00065D36">
        <w:t xml:space="preserve"> measuring adoption </w:t>
      </w:r>
      <w:r w:rsidR="009D6029">
        <w:t>for men and women</w:t>
      </w:r>
      <w:r w:rsidR="00903486" w:rsidRPr="00903486">
        <w:t xml:space="preserve"> is pivotal for effective agricultural polic</w:t>
      </w:r>
      <w:r w:rsidR="004677A9">
        <w:t>y formulation</w:t>
      </w:r>
      <w:r w:rsidR="00903486" w:rsidRPr="00903486">
        <w:t xml:space="preserve">. </w:t>
      </w:r>
      <w:r w:rsidR="00E93C07">
        <w:t xml:space="preserve">While a growing body of research has examined gender inequality in technology adoption and measurement errors in self-reported data, </w:t>
      </w:r>
      <w:r w:rsidR="00C44880" w:rsidRPr="00C44880">
        <w:t xml:space="preserve">this </w:t>
      </w:r>
      <w:r w:rsidR="00D66AF8">
        <w:t>study</w:t>
      </w:r>
      <w:r w:rsidR="00C44880" w:rsidRPr="00C44880">
        <w:t xml:space="preserve"> </w:t>
      </w:r>
      <w:r w:rsidR="00D7434A">
        <w:t xml:space="preserve">links </w:t>
      </w:r>
      <w:r w:rsidR="00C44880" w:rsidRPr="00C44880">
        <w:t>these two domains</w:t>
      </w:r>
      <w:r w:rsidR="00DB4B7C">
        <w:t xml:space="preserve"> in agriculture</w:t>
      </w:r>
      <w:r w:rsidR="00C44880" w:rsidRPr="00C44880">
        <w:t>.</w:t>
      </w:r>
      <w:r w:rsidR="00C44880">
        <w:t xml:space="preserve"> </w:t>
      </w:r>
      <w:r w:rsidR="00D7434A">
        <w:t>We use</w:t>
      </w:r>
      <w:r w:rsidR="00D62D9B" w:rsidRPr="00D62D9B">
        <w:t xml:space="preserve"> </w:t>
      </w:r>
      <w:r w:rsidR="00D7434A">
        <w:t>an</w:t>
      </w:r>
      <w:r w:rsidR="00D62D9B" w:rsidRPr="00D62D9B">
        <w:t xml:space="preserve"> intrahousehold spousal dataset</w:t>
      </w:r>
      <w:r w:rsidR="00D7434A">
        <w:t xml:space="preserve"> together</w:t>
      </w:r>
      <w:r w:rsidR="00D62D9B" w:rsidRPr="00D62D9B">
        <w:t xml:space="preserve"> with DNA fingerprinting results from a survey on improved cassava variety (ICV) </w:t>
      </w:r>
      <w:r w:rsidR="006F075B">
        <w:t xml:space="preserve">adoption </w:t>
      </w:r>
      <w:r w:rsidR="00D62D9B" w:rsidRPr="00D62D9B">
        <w:t>in Nigeria</w:t>
      </w:r>
      <w:r w:rsidR="006F075B">
        <w:t>. We</w:t>
      </w:r>
      <w:r w:rsidR="00D7434A">
        <w:t xml:space="preserve"> compare self-reported </w:t>
      </w:r>
      <w:r w:rsidR="00970FD3">
        <w:t xml:space="preserve">ICV </w:t>
      </w:r>
      <w:r w:rsidR="00D7434A">
        <w:t>adoption rates from husbands and wives</w:t>
      </w:r>
      <w:r w:rsidR="006F075B">
        <w:t>,</w:t>
      </w:r>
      <w:r w:rsidR="00D7434A">
        <w:t xml:space="preserve"> with </w:t>
      </w:r>
      <w:r w:rsidR="00970FD3">
        <w:t xml:space="preserve">DNA fingerprinting data. We show that </w:t>
      </w:r>
      <w:r w:rsidR="00AD6941">
        <w:t xml:space="preserve">wives were </w:t>
      </w:r>
      <w:r w:rsidR="00970FD3">
        <w:t>systematically underreport</w:t>
      </w:r>
      <w:r w:rsidR="00AD6941">
        <w:t>ing</w:t>
      </w:r>
      <w:r w:rsidR="00970FD3">
        <w:t xml:space="preserve"> their adoption of ICV</w:t>
      </w:r>
      <w:r w:rsidR="006A4D02">
        <w:t>s</w:t>
      </w:r>
      <w:r w:rsidR="00AD6941">
        <w:t>.</w:t>
      </w:r>
      <w:r w:rsidR="00970FD3">
        <w:t xml:space="preserve"> </w:t>
      </w:r>
      <w:r w:rsidR="00970FD3" w:rsidRPr="00D62D9B">
        <w:t>In contrast, such underreporting is not statistically significant among wives who self-identify as household heads, nor is it evident in husbands’ self-reported data.</w:t>
      </w:r>
      <w:r w:rsidR="00BD3C3D">
        <w:t xml:space="preserve"> </w:t>
      </w:r>
      <w:commentRangeStart w:id="0"/>
      <w:r w:rsidR="00AD6941">
        <w:t>We</w:t>
      </w:r>
      <w:r w:rsidR="00D62D9B" w:rsidRPr="00D62D9B">
        <w:t xml:space="preserve"> </w:t>
      </w:r>
      <w:r w:rsidR="00AD6941">
        <w:t xml:space="preserve">explore the importance of unit of analysis and participant selection through </w:t>
      </w:r>
      <w:r w:rsidR="00D62D9B" w:rsidRPr="00D62D9B">
        <w:t>empirical validation of the impact of non-classical measurement errors on</w:t>
      </w:r>
      <w:r w:rsidR="00AD6941">
        <w:t xml:space="preserve"> gender </w:t>
      </w:r>
      <w:del w:id="1" w:author="Garner, Elisabeth Leigh Perkins   (CIFOR)" w:date="2023-12-15T10:27:00Z">
        <w:r w:rsidR="00AD6941" w:rsidDel="00AE2A15">
          <w:delText xml:space="preserve">inequalities </w:delText>
        </w:r>
      </w:del>
      <w:ins w:id="2" w:author="Garner, Elisabeth Leigh Perkins   (CIFOR)" w:date="2023-12-15T10:27:00Z">
        <w:r w:rsidR="00AE2A15">
          <w:t xml:space="preserve">gaps </w:t>
        </w:r>
      </w:ins>
      <w:r w:rsidR="00AD6941">
        <w:t>in technology adoptions</w:t>
      </w:r>
      <w:r w:rsidR="00D62D9B" w:rsidRPr="00D62D9B">
        <w:t>.</w:t>
      </w:r>
      <w:r w:rsidR="003A4136">
        <w:t xml:space="preserve"> </w:t>
      </w:r>
      <w:commentRangeEnd w:id="0"/>
      <w:r w:rsidR="002E2671">
        <w:rPr>
          <w:rStyle w:val="CommentReference"/>
        </w:rPr>
        <w:commentReference w:id="0"/>
      </w:r>
      <w:r w:rsidR="006A4D02">
        <w:t>Through a</w:t>
      </w:r>
      <w:r w:rsidR="00AD6941">
        <w:t xml:space="preserve"> decomposition </w:t>
      </w:r>
      <w:r w:rsidR="006A4D02">
        <w:t>analysis, we further</w:t>
      </w:r>
      <w:r w:rsidR="00AD6941">
        <w:t xml:space="preserve"> reveal drivers of the gender </w:t>
      </w:r>
      <w:commentRangeStart w:id="3"/>
      <w:del w:id="4" w:author="Garner, Elisabeth Leigh Perkins   (CIFOR)" w:date="2023-12-15T10:27:00Z">
        <w:r w:rsidR="00AD6941" w:rsidDel="00AE2A15">
          <w:delText xml:space="preserve">inequality </w:delText>
        </w:r>
      </w:del>
      <w:ins w:id="5" w:author="Garner, Elisabeth Leigh Perkins   (CIFOR)" w:date="2023-12-15T10:27:00Z">
        <w:r w:rsidR="00AE2A15">
          <w:t xml:space="preserve">gaps </w:t>
        </w:r>
        <w:commentRangeEnd w:id="3"/>
        <w:r w:rsidR="00AE2A15">
          <w:rPr>
            <w:rStyle w:val="CommentReference"/>
          </w:rPr>
          <w:commentReference w:id="3"/>
        </w:r>
      </w:ins>
      <w:r w:rsidR="00AD6941">
        <w:t>in ICV adoption</w:t>
      </w:r>
      <w:ins w:id="6" w:author="Garner, Elisabeth Leigh Perkins   (CIFOR)" w:date="2023-12-15T10:28:00Z">
        <w:r w:rsidR="00AE2A15">
          <w:t xml:space="preserve">, with </w:t>
        </w:r>
      </w:ins>
      <w:ins w:id="7" w:author="Garner, Elisabeth Leigh Perkins   (CIFOR)" w:date="2023-12-15T10:29:00Z">
        <w:r w:rsidR="00AE2A15">
          <w:t>broader applications to improving methodological approaches and</w:t>
        </w:r>
      </w:ins>
      <w:ins w:id="8" w:author="Garner, Elisabeth Leigh Perkins   (CIFOR)" w:date="2023-12-15T10:28:00Z">
        <w:r w:rsidR="00AE2A15">
          <w:t xml:space="preserve"> understanding</w:t>
        </w:r>
      </w:ins>
      <w:ins w:id="9" w:author="Garner, Elisabeth Leigh Perkins   (CIFOR)" w:date="2023-12-15T10:29:00Z">
        <w:r w:rsidR="00AE2A15">
          <w:t>s</w:t>
        </w:r>
      </w:ins>
      <w:ins w:id="10" w:author="Garner, Elisabeth Leigh Perkins   (CIFOR)" w:date="2023-12-15T10:28:00Z">
        <w:r w:rsidR="00AE2A15">
          <w:t xml:space="preserve"> </w:t>
        </w:r>
      </w:ins>
      <w:ins w:id="11" w:author="Garner, Elisabeth Leigh Perkins   (CIFOR)" w:date="2023-12-15T10:29:00Z">
        <w:r w:rsidR="00AE2A15">
          <w:t xml:space="preserve">of </w:t>
        </w:r>
      </w:ins>
      <w:ins w:id="12" w:author="Garner, Elisabeth Leigh Perkins   (CIFOR)" w:date="2023-12-15T10:28:00Z">
        <w:r w:rsidR="00AE2A15">
          <w:t>gender</w:t>
        </w:r>
      </w:ins>
      <w:ins w:id="13" w:author="Garner, Elisabeth Leigh Perkins   (CIFOR)" w:date="2023-12-15T10:29:00Z">
        <w:r w:rsidR="00AE2A15">
          <w:t xml:space="preserve"> in technology adoption </w:t>
        </w:r>
        <w:r w:rsidR="00AE2A15">
          <w:lastRenderedPageBreak/>
          <w:t>studies more broadly</w:t>
        </w:r>
      </w:ins>
      <w:r w:rsidR="00AD6941">
        <w:t xml:space="preserve">. Our </w:t>
      </w:r>
      <w:r w:rsidR="008D0DD5">
        <w:t xml:space="preserve">study </w:t>
      </w:r>
      <w:r w:rsidR="00C31722" w:rsidRPr="00C31722">
        <w:t>offer</w:t>
      </w:r>
      <w:r w:rsidR="008D0DD5">
        <w:t>s</w:t>
      </w:r>
      <w:r w:rsidR="00C31722" w:rsidRPr="00C31722">
        <w:t xml:space="preserve"> important implication</w:t>
      </w:r>
      <w:ins w:id="14" w:author="Garner, Elisabeth Leigh Perkins   (CIFOR)" w:date="2023-12-15T10:30:00Z">
        <w:r w:rsidR="00AE2A15">
          <w:t xml:space="preserve">s </w:t>
        </w:r>
        <w:r w:rsidR="00082398">
          <w:t>for</w:t>
        </w:r>
        <w:r w:rsidR="00AE2A15">
          <w:t xml:space="preserve"> programs and policies addressing gender inequality, rural development, and food security</w:t>
        </w:r>
      </w:ins>
      <w:del w:id="15" w:author="Garner, Elisabeth Leigh Perkins   (CIFOR)" w:date="2023-12-15T10:30:00Z">
        <w:r w:rsidR="00AD6941" w:rsidDel="00AE2A15">
          <w:delText xml:space="preserve"> for methodological improvements for gender in technology adoption studies, as well as policy relevant </w:delText>
        </w:r>
        <w:r w:rsidR="008D0DD5" w:rsidDel="00AE2A15">
          <w:delText>reflections on findings</w:delText>
        </w:r>
      </w:del>
      <w:r w:rsidR="008D0DD5">
        <w:t>.</w:t>
      </w:r>
      <w:r w:rsidR="00AD6941">
        <w:t xml:space="preserve"> </w:t>
      </w:r>
    </w:p>
    <w:p w14:paraId="1BF6CDCC" w14:textId="273CDD5D" w:rsidR="002379A0" w:rsidRPr="000E0D1B" w:rsidRDefault="002379A0" w:rsidP="002379A0">
      <w:pPr>
        <w:rPr>
          <w:b/>
          <w:bCs/>
        </w:rPr>
      </w:pPr>
      <w:r>
        <w:rPr>
          <w:b/>
          <w:bCs/>
        </w:rPr>
        <w:t>Keywords</w:t>
      </w:r>
      <w:r w:rsidR="007E2193">
        <w:rPr>
          <w:b/>
          <w:bCs/>
        </w:rPr>
        <w:t xml:space="preserve">: </w:t>
      </w:r>
      <w:r w:rsidR="007E2193" w:rsidRPr="008D0DD5">
        <w:t>Gender inequality, intrahousehold</w:t>
      </w:r>
      <w:r w:rsidR="008D0DD5">
        <w:t xml:space="preserve"> analysis</w:t>
      </w:r>
      <w:r w:rsidR="007E2193" w:rsidRPr="008D0DD5">
        <w:t xml:space="preserve">, </w:t>
      </w:r>
      <w:r w:rsidR="008D0DD5">
        <w:t xml:space="preserve">agricultural </w:t>
      </w:r>
      <w:r w:rsidR="007E2193" w:rsidRPr="008D0DD5">
        <w:t>technology adoption, cassava</w:t>
      </w:r>
      <w:r w:rsidR="008D0DD5">
        <w:t>, Nigeria</w:t>
      </w:r>
    </w:p>
    <w:p w14:paraId="23AA8187" w14:textId="4CD26050" w:rsidR="00903486" w:rsidRDefault="00903486" w:rsidP="00237C20"/>
    <w:p w14:paraId="230701EB" w14:textId="24AFCB77" w:rsidR="005E38EA" w:rsidRDefault="00E871D4" w:rsidP="007729EE">
      <w:pPr>
        <w:pStyle w:val="Heading1"/>
        <w:numPr>
          <w:ilvl w:val="0"/>
          <w:numId w:val="3"/>
        </w:numPr>
      </w:pPr>
      <w:r>
        <w:t>Introduction</w:t>
      </w:r>
    </w:p>
    <w:p w14:paraId="04705DDF" w14:textId="2570686F" w:rsidR="001622E2" w:rsidRDefault="002E2671" w:rsidP="001622E2">
      <w:r>
        <w:t>Sustainable</w:t>
      </w:r>
      <w:r w:rsidR="002F54FA">
        <w:t xml:space="preserve"> </w:t>
      </w:r>
      <w:r>
        <w:t>agricultural</w:t>
      </w:r>
      <w:r w:rsidR="002F54FA">
        <w:t xml:space="preserve"> </w:t>
      </w:r>
      <w:r>
        <w:t>development</w:t>
      </w:r>
      <w:r w:rsidR="002F54FA">
        <w:t xml:space="preserve"> in sub-Saharan Africa </w:t>
      </w:r>
      <w:r w:rsidR="008D032E">
        <w:t>re</w:t>
      </w:r>
      <w:r>
        <w:t>lies</w:t>
      </w:r>
      <w:r w:rsidR="00471585">
        <w:t xml:space="preserve"> on </w:t>
      </w:r>
      <w:r w:rsidR="002F54FA">
        <w:t>agricultural productivity</w:t>
      </w:r>
      <w:r w:rsidR="00306CF1">
        <w:t xml:space="preserve"> increases</w:t>
      </w:r>
      <w:r w:rsidR="008D032E">
        <w:t>, y</w:t>
      </w:r>
      <w:r w:rsidR="002F54FA">
        <w:t>et</w:t>
      </w:r>
      <w:r w:rsidR="008D032E">
        <w:t xml:space="preserve"> </w:t>
      </w:r>
      <w:r w:rsidR="002F54FA">
        <w:t xml:space="preserve">the gender </w:t>
      </w:r>
      <w:r w:rsidR="00746E49">
        <w:t xml:space="preserve">productivity </w:t>
      </w:r>
      <w:r w:rsidR="002F54FA">
        <w:t xml:space="preserve">gap </w:t>
      </w:r>
      <w:r w:rsidR="00746E49">
        <w:t xml:space="preserve">remains </w:t>
      </w:r>
      <w:r w:rsidR="002F54FA">
        <w:t>pervasive and persist</w:t>
      </w:r>
      <w:r w:rsidR="00C67DCB">
        <w:t>e</w:t>
      </w:r>
      <w:r w:rsidR="002F54FA">
        <w:t>nt (</w:t>
      </w:r>
      <w:r w:rsidR="00957351" w:rsidRPr="00957351">
        <w:t>O'Sullivan</w:t>
      </w:r>
      <w:r w:rsidR="00957351">
        <w:t xml:space="preserve"> et al.</w:t>
      </w:r>
      <w:r w:rsidR="002F54FA">
        <w:t>, 2014)</w:t>
      </w:r>
      <w:r w:rsidR="00274AA7">
        <w:t xml:space="preserve">. The consequences of gender inequalities are far-reaching, affecting </w:t>
      </w:r>
      <w:r w:rsidR="006F2AE7">
        <w:t xml:space="preserve">not only </w:t>
      </w:r>
      <w:r w:rsidR="00274AA7">
        <w:t xml:space="preserve">productivity, </w:t>
      </w:r>
      <w:r w:rsidR="006F2AE7">
        <w:t xml:space="preserve">but </w:t>
      </w:r>
      <w:r w:rsidR="00274AA7">
        <w:t>income, poverty levels, and even undernutrition (</w:t>
      </w:r>
      <w:commentRangeStart w:id="16"/>
      <w:r w:rsidR="00274AA7" w:rsidRPr="00513E8B">
        <w:rPr>
          <w:highlight w:val="yellow"/>
        </w:rPr>
        <w:t>Amber, Julia, and Anges, 2010</w:t>
      </w:r>
      <w:r w:rsidR="00274AA7">
        <w:t>).</w:t>
      </w:r>
      <w:r w:rsidR="002F54FA">
        <w:t xml:space="preserve"> </w:t>
      </w:r>
      <w:commentRangeEnd w:id="16"/>
      <w:r>
        <w:rPr>
          <w:rStyle w:val="CommentReference"/>
        </w:rPr>
        <w:commentReference w:id="16"/>
      </w:r>
      <w:r w:rsidR="00D428BA">
        <w:t>Agricultura</w:t>
      </w:r>
      <w:r w:rsidR="00805316">
        <w:t xml:space="preserve">l research </w:t>
      </w:r>
      <w:r w:rsidR="00A44981">
        <w:t>for</w:t>
      </w:r>
      <w:r w:rsidR="00805316">
        <w:t xml:space="preserve"> development</w:t>
      </w:r>
      <w:r w:rsidR="00D428BA">
        <w:t xml:space="preserve"> is </w:t>
      </w:r>
      <w:r w:rsidR="00805316">
        <w:t xml:space="preserve">lauded as a highly effective use of public funding to </w:t>
      </w:r>
      <w:r w:rsidR="00805316" w:rsidRPr="00574E40">
        <w:t>enhanc</w:t>
      </w:r>
      <w:r w:rsidR="00805316">
        <w:t>e</w:t>
      </w:r>
      <w:r w:rsidR="00805316" w:rsidRPr="00574E40">
        <w:t xml:space="preserve"> agricultural productivity</w:t>
      </w:r>
      <w:r w:rsidR="00A44981">
        <w:t xml:space="preserve">, albeit with a large amount of heterogeneity in outcomes </w:t>
      </w:r>
      <w:r w:rsidR="00805316">
        <w:t>(Maredia and Anthony, 2010).</w:t>
      </w:r>
      <w:r w:rsidR="00574E40">
        <w:t xml:space="preserve"> </w:t>
      </w:r>
      <w:r w:rsidR="00A44981">
        <w:t xml:space="preserve">Improved crop varieties that exhibit favorable characteristics are a key </w:t>
      </w:r>
      <w:r w:rsidR="005B0D86">
        <w:t xml:space="preserve">category of </w:t>
      </w:r>
      <w:r w:rsidR="00A44981">
        <w:t>agricultural technology</w:t>
      </w:r>
      <w:r w:rsidR="001622E2">
        <w:t xml:space="preserve">, designed to </w:t>
      </w:r>
      <w:r w:rsidR="00A44981">
        <w:t xml:space="preserve">improve the </w:t>
      </w:r>
      <w:r w:rsidR="006F2AE7">
        <w:t xml:space="preserve">efficiency of agricultural production </w:t>
      </w:r>
      <w:r w:rsidR="00A44981">
        <w:t xml:space="preserve">(Ruzzante et al., 2021). </w:t>
      </w:r>
      <w:r w:rsidR="002F54FA">
        <w:t>Ample evidence shows</w:t>
      </w:r>
      <w:r w:rsidR="00A33812">
        <w:t>,</w:t>
      </w:r>
      <w:r w:rsidR="002F54FA">
        <w:t xml:space="preserve"> however</w:t>
      </w:r>
      <w:r w:rsidR="00A33812">
        <w:t>,</w:t>
      </w:r>
      <w:r w:rsidR="002F54FA">
        <w:t xml:space="preserve"> that</w:t>
      </w:r>
      <w:r w:rsidR="001D2B0C">
        <w:t xml:space="preserve"> a</w:t>
      </w:r>
      <w:r w:rsidR="00A44981">
        <w:t>gricultural technology adoption</w:t>
      </w:r>
      <w:r w:rsidR="001D2B0C">
        <w:t xml:space="preserve"> is not gender neutral</w:t>
      </w:r>
      <w:r w:rsidR="006F2AE7">
        <w:t>. To the contrary,</w:t>
      </w:r>
      <w:r w:rsidR="00225970">
        <w:t xml:space="preserve"> </w:t>
      </w:r>
      <w:r w:rsidR="009F7135">
        <w:t>gender</w:t>
      </w:r>
      <w:r w:rsidR="00443E84">
        <w:t xml:space="preserve"> and social differences shap</w:t>
      </w:r>
      <w:r w:rsidR="002F54FA">
        <w:t>e</w:t>
      </w:r>
      <w:r w:rsidR="00443E84">
        <w:t xml:space="preserve"> technology adoption (Doss and Morris, 2000; Peterman et al., 2014)</w:t>
      </w:r>
      <w:r w:rsidR="00977D1C">
        <w:t>.</w:t>
      </w:r>
      <w:r w:rsidR="00A44981">
        <w:t xml:space="preserve"> </w:t>
      </w:r>
      <w:r w:rsidR="001622E2" w:rsidRPr="001622E2">
        <w:t xml:space="preserve"> </w:t>
      </w:r>
      <w:r w:rsidR="002F54FA">
        <w:t>This is important, as</w:t>
      </w:r>
      <w:r w:rsidR="00225970">
        <w:t xml:space="preserve"> e</w:t>
      </w:r>
      <w:r w:rsidR="001622E2">
        <w:t xml:space="preserve">nhancing women’s ownership and control over assets, such as improved agricultural technologies, contributes to positive development outcomes at the household and individual levels (Johnson et al., 2016). </w:t>
      </w:r>
      <w:r w:rsidR="002F54FA" w:rsidRPr="00903486">
        <w:t xml:space="preserve">Understanding the nuances of gender disparities in technology adoption is </w:t>
      </w:r>
      <w:r w:rsidR="002F54FA">
        <w:t xml:space="preserve">therefore </w:t>
      </w:r>
      <w:r w:rsidR="002F54FA" w:rsidRPr="00903486">
        <w:t>pivotal for effective agricultural polic</w:t>
      </w:r>
      <w:r w:rsidR="002F54FA">
        <w:t>y formulation</w:t>
      </w:r>
      <w:ins w:id="17" w:author="Garner, Elisabeth Leigh Perkins   (CIFOR)" w:date="2023-12-15T10:42:00Z">
        <w:r w:rsidR="001260F9">
          <w:t xml:space="preserve"> to increasing productivity and address</w:t>
        </w:r>
      </w:ins>
      <w:ins w:id="18" w:author="Garner, Elisabeth Leigh Perkins   (CIFOR)" w:date="2023-12-15T10:43:00Z">
        <w:r w:rsidR="001260F9">
          <w:t>ing</w:t>
        </w:r>
      </w:ins>
      <w:ins w:id="19" w:author="Garner, Elisabeth Leigh Perkins   (CIFOR)" w:date="2023-12-15T10:42:00Z">
        <w:r w:rsidR="001260F9">
          <w:t xml:space="preserve"> existing inequalities</w:t>
        </w:r>
      </w:ins>
      <w:r w:rsidR="002F54FA" w:rsidRPr="00903486">
        <w:t>.</w:t>
      </w:r>
    </w:p>
    <w:p w14:paraId="4369B8AD" w14:textId="2B1DFA35" w:rsidR="006F2AE7" w:rsidRDefault="00BA597B" w:rsidP="00BB2C47">
      <w:r>
        <w:lastRenderedPageBreak/>
        <w:t>Gender analysis based on sex-disaggregated data from individuals helps researchers and policymakers unpack who benefits from agricultural development interventions (Doss and Kieran, 2013)</w:t>
      </w:r>
      <w:r w:rsidR="00442D50">
        <w:t xml:space="preserve">. </w:t>
      </w:r>
      <w:r w:rsidR="006F2AE7">
        <w:t>I</w:t>
      </w:r>
      <w:r w:rsidR="0057627E">
        <w:t xml:space="preserve">mprovements in data collection practices have helped to understand women’s asset ownership and </w:t>
      </w:r>
      <w:r w:rsidR="00BE31CA">
        <w:t>decision</w:t>
      </w:r>
      <w:r w:rsidR="00C67DCB">
        <w:t>-</w:t>
      </w:r>
      <w:r w:rsidR="0057627E">
        <w:t>making</w:t>
      </w:r>
      <w:r w:rsidR="00BE31CA">
        <w:t xml:space="preserve"> </w:t>
      </w:r>
      <w:r w:rsidR="006F2AE7">
        <w:t>and</w:t>
      </w:r>
      <w:r w:rsidR="0057627E">
        <w:t xml:space="preserve"> have</w:t>
      </w:r>
      <w:r w:rsidR="00C67DCB">
        <w:t xml:space="preserve"> also </w:t>
      </w:r>
      <w:r w:rsidR="0057627E">
        <w:t xml:space="preserve">increased the visibility of women </w:t>
      </w:r>
      <w:r w:rsidR="00E93148">
        <w:t xml:space="preserve">and their experiences </w:t>
      </w:r>
      <w:r w:rsidR="0057627E">
        <w:t xml:space="preserve">in agricultural research for development (Doss, 2021). </w:t>
      </w:r>
      <w:r w:rsidR="00E93148">
        <w:t>However, most sex-disaggregated datasets remain largely linked to the position of the household head. Headship does not always reflect decision-making rights, nor does it reflect the experiences of women in partnership with male household heads (Peterman et al., 2014; Deere et al., 2010)</w:t>
      </w:r>
      <w:r w:rsidR="005F4DF2">
        <w:t xml:space="preserve">. Further, shifting from a more unitary household model to a collective one focused on experiences of individuals within it may miss out on key dynamics where household members jointly control resources (Doss and Quisumbing, 2020). Interviewing single individuals within households can therefore lead to incorrect conclusions about the household and dynamics therein (Fisher et al., 2010; Twyman et al., 2015). </w:t>
      </w:r>
    </w:p>
    <w:p w14:paraId="76004E17" w14:textId="77777777" w:rsidR="00584824" w:rsidRDefault="00C34F92" w:rsidP="00F47973">
      <w:pPr>
        <w:rPr>
          <w:ins w:id="20" w:author="Garner, Elisabeth Leigh Perkins   (CIFOR)" w:date="2023-12-15T11:08:00Z"/>
        </w:rPr>
      </w:pPr>
      <w:r>
        <w:t xml:space="preserve">Interviewing multiple respondents in household surveys provides richer and </w:t>
      </w:r>
      <w:ins w:id="21" w:author="Garner, Elisabeth Leigh Perkins   (CIFOR)" w:date="2023-12-15T10:54:00Z">
        <w:r w:rsidR="00D93A46">
          <w:t xml:space="preserve">more </w:t>
        </w:r>
      </w:ins>
      <w:r>
        <w:t xml:space="preserve">nuanced understanding of what happens within these households (Doss, 2021). Recent work on spousal intrahousehold datasets reveals interesting insights on information asymmetries that shape spousal concordance </w:t>
      </w:r>
      <w:r w:rsidR="00631F60">
        <w:t xml:space="preserve">on ownership and decision making </w:t>
      </w:r>
      <w:r>
        <w:t>in Nepal (Ambler et al., 2021); principal residence valuation</w:t>
      </w:r>
      <w:r w:rsidR="00BB62FE">
        <w:t xml:space="preserve"> in India</w:t>
      </w:r>
      <w:r>
        <w:t xml:space="preserve"> (Doss et al., 2018)</w:t>
      </w:r>
      <w:r w:rsidR="00BB62FE">
        <w:t xml:space="preserve">; </w:t>
      </w:r>
      <w:r w:rsidR="00631F60">
        <w:t xml:space="preserve">and perceptions of decision making </w:t>
      </w:r>
      <w:r w:rsidR="001174C0">
        <w:t xml:space="preserve">in agriculture </w:t>
      </w:r>
      <w:r w:rsidR="00631F60">
        <w:t xml:space="preserve">(Twyman et al., 2015; Anderson et al., 2017). </w:t>
      </w:r>
    </w:p>
    <w:p w14:paraId="7DD7D2CC" w14:textId="13F3408E" w:rsidR="008E64A5" w:rsidRDefault="0042574D" w:rsidP="00F47973">
      <w:r>
        <w:t xml:space="preserve">Intrahousehold studies on </w:t>
      </w:r>
      <w:r w:rsidR="00BA08E7">
        <w:t xml:space="preserve">technology adoption </w:t>
      </w:r>
      <w:r w:rsidR="00CE1332">
        <w:t xml:space="preserve">offer insight into how </w:t>
      </w:r>
      <w:r w:rsidR="00EE44DA">
        <w:t xml:space="preserve">household members make decisions on adoption, </w:t>
      </w:r>
      <w:r w:rsidR="0025418A">
        <w:t xml:space="preserve">and </w:t>
      </w:r>
      <w:r w:rsidR="00EE44DA">
        <w:t>what affects these de</w:t>
      </w:r>
      <w:r w:rsidR="00FA6BDC">
        <w:t xml:space="preserve">cisions. </w:t>
      </w:r>
      <w:r w:rsidR="0057627E">
        <w:t xml:space="preserve">Recent studies have shown </w:t>
      </w:r>
      <w:r w:rsidR="00C67DCB">
        <w:t xml:space="preserve">for example how </w:t>
      </w:r>
      <w:r w:rsidR="0057627E">
        <w:t>agricultural adoption and productivity differences between female and male plot managers</w:t>
      </w:r>
      <w:r w:rsidR="00C67DCB">
        <w:t xml:space="preserve"> are</w:t>
      </w:r>
      <w:r w:rsidR="0057627E">
        <w:t xml:space="preserve"> explained mainly by structural effects (Tufa et al., 2022).</w:t>
      </w:r>
      <w:r w:rsidR="00FA6BDC">
        <w:t xml:space="preserve"> </w:t>
      </w:r>
      <w:r w:rsidR="00BB2C47">
        <w:t xml:space="preserve">Fisher and Kandiwa (2014) </w:t>
      </w:r>
      <w:r w:rsidR="00FA6BDC">
        <w:t>reveal</w:t>
      </w:r>
      <w:r w:rsidR="00BB2C47">
        <w:t xml:space="preserve"> </w:t>
      </w:r>
      <w:r w:rsidR="00FA6BDC">
        <w:lastRenderedPageBreak/>
        <w:t xml:space="preserve">significantly different </w:t>
      </w:r>
      <w:r w:rsidR="00BB2C47">
        <w:t xml:space="preserve">adoption rates of improved maize varieties between </w:t>
      </w:r>
      <w:r w:rsidR="00FA6BDC">
        <w:t xml:space="preserve">women who are </w:t>
      </w:r>
      <w:ins w:id="22" w:author="Garner, Elisabeth Leigh Perkins   (CIFOR)" w:date="2023-12-15T10:57:00Z">
        <w:r w:rsidR="00D93A46">
          <w:t xml:space="preserve">single </w:t>
        </w:r>
      </w:ins>
      <w:r w:rsidR="00FA6BDC">
        <w:t>heads of households</w:t>
      </w:r>
      <w:del w:id="23" w:author="Garner, Elisabeth Leigh Perkins   (CIFOR)" w:date="2023-12-15T10:55:00Z">
        <w:r w:rsidR="00FA6BDC" w:rsidDel="00D93A46">
          <w:delText>,</w:delText>
        </w:r>
      </w:del>
      <w:r w:rsidR="00FA6BDC">
        <w:t xml:space="preserve"> and women who are wives of male household heads.</w:t>
      </w:r>
      <w:ins w:id="24" w:author="Garner, Elisabeth Leigh Perkins   (CIFOR)" w:date="2023-12-15T10:57:00Z">
        <w:r w:rsidR="00D93A46">
          <w:t xml:space="preserve"> </w:t>
        </w:r>
      </w:ins>
      <w:ins w:id="25" w:author="Garner, Elisabeth Leigh Perkins   (CIFOR)" w:date="2023-12-15T11:02:00Z">
        <w:r w:rsidR="00F47973">
          <w:t xml:space="preserve">Further, </w:t>
        </w:r>
      </w:ins>
      <w:ins w:id="26" w:author="Garner, Elisabeth Leigh Perkins   (CIFOR)" w:date="2023-12-15T11:04:00Z">
        <w:r w:rsidR="001605FB">
          <w:t>despite long standing debates over the use of the term household head (</w:t>
        </w:r>
        <w:commentRangeStart w:id="27"/>
        <w:r w:rsidR="001605FB">
          <w:t>Buddlender 2008</w:t>
        </w:r>
      </w:ins>
      <w:commentRangeEnd w:id="27"/>
      <w:ins w:id="28" w:author="Garner, Elisabeth Leigh Perkins   (CIFOR)" w:date="2023-12-15T11:05:00Z">
        <w:r w:rsidR="001605FB">
          <w:rPr>
            <w:rStyle w:val="CommentReference"/>
          </w:rPr>
          <w:commentReference w:id="27"/>
        </w:r>
      </w:ins>
      <w:ins w:id="29" w:author="Garner, Elisabeth Leigh Perkins   (CIFOR)" w:date="2023-12-15T11:04:00Z">
        <w:r w:rsidR="001605FB">
          <w:t xml:space="preserve">), </w:t>
        </w:r>
      </w:ins>
      <w:ins w:id="30" w:author="Garner, Elisabeth Leigh Perkins   (CIFOR)" w:date="2023-12-15T11:05:00Z">
        <w:r w:rsidR="001605FB">
          <w:t>there is little exploration of married and co-living women who identify as head of the household</w:t>
        </w:r>
      </w:ins>
      <w:ins w:id="31" w:author="Garner, Elisabeth Leigh Perkins   (CIFOR)" w:date="2023-12-15T10:59:00Z">
        <w:r w:rsidR="00D93A46">
          <w:t>.</w:t>
        </w:r>
      </w:ins>
      <w:r w:rsidR="00FA6BDC">
        <w:t xml:space="preserve"> </w:t>
      </w:r>
      <w:commentRangeStart w:id="32"/>
      <w:r w:rsidR="0025418A" w:rsidRPr="00D93A46">
        <w:rPr>
          <w:strike/>
          <w:rPrChange w:id="33" w:author="Garner, Elisabeth Leigh Perkins   (CIFOR)" w:date="2023-12-15T10:58:00Z">
            <w:rPr/>
          </w:rPrChange>
        </w:rPr>
        <w:t>I</w:t>
      </w:r>
      <w:r w:rsidR="000834B6" w:rsidRPr="00D93A46">
        <w:rPr>
          <w:strike/>
          <w:rPrChange w:id="34" w:author="Garner, Elisabeth Leigh Perkins   (CIFOR)" w:date="2023-12-15T10:58:00Z">
            <w:rPr/>
          </w:rPrChange>
        </w:rPr>
        <w:t xml:space="preserve">ncreasingly nuanced studies reflect the call for more intersectional analyses in agricultural research (Tavenner et al., 2022). </w:t>
      </w:r>
      <w:r w:rsidR="00AB3AC0" w:rsidRPr="00D93A46">
        <w:rPr>
          <w:strike/>
          <w:rPrChange w:id="35" w:author="Garner, Elisabeth Leigh Perkins   (CIFOR)" w:date="2023-12-15T10:58:00Z">
            <w:rPr/>
          </w:rPrChange>
        </w:rPr>
        <w:t>For example, s</w:t>
      </w:r>
      <w:r w:rsidR="008E64A5" w:rsidRPr="00D93A46">
        <w:rPr>
          <w:strike/>
          <w:rPrChange w:id="36" w:author="Garner, Elisabeth Leigh Perkins   (CIFOR)" w:date="2023-12-15T10:58:00Z">
            <w:rPr/>
          </w:rPrChange>
        </w:rPr>
        <w:t xml:space="preserve">tatus within the household, conferred by gender </w:t>
      </w:r>
      <w:r w:rsidR="00AB3AC0" w:rsidRPr="00D93A46">
        <w:rPr>
          <w:strike/>
          <w:rPrChange w:id="37" w:author="Garner, Elisabeth Leigh Perkins   (CIFOR)" w:date="2023-12-15T10:58:00Z">
            <w:rPr/>
          </w:rPrChange>
        </w:rPr>
        <w:t>but also</w:t>
      </w:r>
      <w:r w:rsidR="008E64A5" w:rsidRPr="00D93A46">
        <w:rPr>
          <w:strike/>
          <w:rPrChange w:id="38" w:author="Garner, Elisabeth Leigh Perkins   (CIFOR)" w:date="2023-12-15T10:58:00Z">
            <w:rPr/>
          </w:rPrChange>
        </w:rPr>
        <w:t xml:space="preserve"> marital status, generation, and education, is </w:t>
      </w:r>
      <w:r w:rsidR="00AB3AC0" w:rsidRPr="00D93A46">
        <w:rPr>
          <w:strike/>
          <w:rPrChange w:id="39" w:author="Garner, Elisabeth Leigh Perkins   (CIFOR)" w:date="2023-12-15T10:58:00Z">
            <w:rPr/>
          </w:rPrChange>
        </w:rPr>
        <w:t xml:space="preserve">linked to adaption of improved sorghum varieties </w:t>
      </w:r>
      <w:r w:rsidR="00BB2C47" w:rsidRPr="00D93A46">
        <w:rPr>
          <w:strike/>
          <w:rPrChange w:id="40" w:author="Garner, Elisabeth Leigh Perkins   (CIFOR)" w:date="2023-12-15T10:58:00Z">
            <w:rPr/>
          </w:rPrChange>
        </w:rPr>
        <w:t>(Smale et al., 2018)</w:t>
      </w:r>
      <w:r w:rsidR="00760A31" w:rsidRPr="00D93A46">
        <w:rPr>
          <w:strike/>
          <w:rPrChange w:id="41" w:author="Garner, Elisabeth Leigh Perkins   (CIFOR)" w:date="2023-12-15T10:58:00Z">
            <w:rPr/>
          </w:rPrChange>
        </w:rPr>
        <w:t>.</w:t>
      </w:r>
      <w:r w:rsidR="00760A31">
        <w:t xml:space="preserve"> </w:t>
      </w:r>
      <w:commentRangeEnd w:id="32"/>
      <w:r w:rsidR="00D93A46">
        <w:rPr>
          <w:rStyle w:val="CommentReference"/>
        </w:rPr>
        <w:commentReference w:id="32"/>
      </w:r>
    </w:p>
    <w:p w14:paraId="3ED59067" w14:textId="242754B2" w:rsidR="003A6E7A" w:rsidRDefault="0025418A" w:rsidP="003A6E7A">
      <w:r>
        <w:t xml:space="preserve">Improved casava </w:t>
      </w:r>
      <w:r w:rsidR="00D40C6C" w:rsidRPr="00FF4934">
        <w:t>(</w:t>
      </w:r>
      <w:r w:rsidR="00D40C6C" w:rsidRPr="0083414A">
        <w:rPr>
          <w:i/>
          <w:iCs/>
          <w:rPrChange w:id="42" w:author="Garner, Elisabeth Leigh Perkins   (CIFOR)" w:date="2023-12-15T11:05:00Z">
            <w:rPr/>
          </w:rPrChange>
        </w:rPr>
        <w:t>Manihot esculenta</w:t>
      </w:r>
      <w:r w:rsidR="00D40C6C" w:rsidRPr="00FF4934">
        <w:t xml:space="preserve">) </w:t>
      </w:r>
      <w:r>
        <w:t xml:space="preserve">varieties are an important agricultural technology for Nigerian farmers. </w:t>
      </w:r>
      <w:r w:rsidR="00D40C6C" w:rsidRPr="00FF4934">
        <w:t xml:space="preserve">Cassava </w:t>
      </w:r>
      <w:r w:rsidR="00D40C6C">
        <w:t>is</w:t>
      </w:r>
      <w:r w:rsidR="00D40C6C" w:rsidRPr="00FF4934">
        <w:t xml:space="preserve"> a vital staple crop </w:t>
      </w:r>
      <w:r w:rsidR="00D40C6C">
        <w:t>and i</w:t>
      </w:r>
      <w:r w:rsidR="00D40C6C" w:rsidRPr="00FF4934">
        <w:t>ts capacity to thrive with minimal external inputs, particularly in the face of environmental stressors such as drought (EL-Sharkawy, 200</w:t>
      </w:r>
      <w:r w:rsidR="00D40C6C">
        <w:t>4</w:t>
      </w:r>
      <w:r w:rsidR="00D40C6C" w:rsidRPr="00FF4934">
        <w:t>), makes it an essential component of food security and resilience strategies (Montagnac</w:t>
      </w:r>
      <w:r w:rsidR="00D40C6C">
        <w:t xml:space="preserve"> et al.,</w:t>
      </w:r>
      <w:r w:rsidR="00D40C6C" w:rsidRPr="00FF4934">
        <w:t xml:space="preserve"> 2009).</w:t>
      </w:r>
      <w:r w:rsidR="00D40C6C">
        <w:t xml:space="preserve"> In Nigeria, cassava cultivation is predominantly carried out by smallholder farmers, both men and women</w:t>
      </w:r>
      <w:r w:rsidR="0009493C">
        <w:t xml:space="preserve"> </w:t>
      </w:r>
      <w:r w:rsidR="00D40C6C">
        <w:t>(Ahmadu and Idisi, 2014). It occupies a pivotal role in the country</w:t>
      </w:r>
      <w:del w:id="43" w:author="Garner, Elisabeth Leigh Perkins   (CIFOR)" w:date="2023-12-15T11:06:00Z">
        <w:r w:rsidR="00D40C6C" w:rsidDel="0083414A">
          <w:delText>'</w:delText>
        </w:r>
      </w:del>
      <w:ins w:id="44" w:author="Garner, Elisabeth Leigh Perkins   (CIFOR)" w:date="2023-12-15T11:06:00Z">
        <w:r w:rsidR="0083414A">
          <w:t>’</w:t>
        </w:r>
      </w:ins>
      <w:r w:rsidR="00D40C6C">
        <w:t>s food economy, ranking as the primary source of carbohydrates after maize and rice (Udensi et al., 2011). Extensive efforts have been devoted to enhancing cassava production through global, regional, and national crop improvement initiatives, leading to the development and adoption of new cassava varieties (Abdoulaye et al., 2014). Yet, p</w:t>
      </w:r>
      <w:r w:rsidR="003A6E7A">
        <w:t xml:space="preserve">rior studies on </w:t>
      </w:r>
      <w:ins w:id="45" w:author="Garner, Elisabeth Leigh Perkins   (CIFOR)" w:date="2023-12-15T11:06:00Z">
        <w:r w:rsidR="0083414A">
          <w:t xml:space="preserve">the adoption of improved </w:t>
        </w:r>
      </w:ins>
      <w:r w:rsidR="003A6E7A">
        <w:t xml:space="preserve">cassava </w:t>
      </w:r>
      <w:ins w:id="46" w:author="Garner, Elisabeth Leigh Perkins   (CIFOR)" w:date="2023-12-15T11:06:00Z">
        <w:r w:rsidR="0083414A">
          <w:t xml:space="preserve">and related technology </w:t>
        </w:r>
      </w:ins>
      <w:del w:id="47" w:author="Garner, Elisabeth Leigh Perkins   (CIFOR)" w:date="2023-12-15T11:06:00Z">
        <w:r w:rsidR="003A6E7A" w:rsidDel="0083414A">
          <w:delText xml:space="preserve">adoption </w:delText>
        </w:r>
      </w:del>
      <w:r w:rsidR="003A6E7A">
        <w:t xml:space="preserve">in Nigeria offer a mixed picture on the gender-inclusiveness of data collection and the role of gender in </w:t>
      </w:r>
      <w:del w:id="48" w:author="Garner, Elisabeth Leigh Perkins   (CIFOR)" w:date="2023-12-15T11:06:00Z">
        <w:r w:rsidR="003A6E7A" w:rsidDel="00584824">
          <w:delText xml:space="preserve">the </w:delText>
        </w:r>
      </w:del>
      <w:r w:rsidR="003A6E7A">
        <w:t xml:space="preserve">adoption </w:t>
      </w:r>
      <w:del w:id="49" w:author="Garner, Elisabeth Leigh Perkins   (CIFOR)" w:date="2023-12-15T11:06:00Z">
        <w:r w:rsidR="003A6E7A" w:rsidDel="00584824">
          <w:delText xml:space="preserve">of ICV or related technology </w:delText>
        </w:r>
      </w:del>
      <w:r w:rsidR="003A6E7A">
        <w:t>(Table 1).</w:t>
      </w:r>
    </w:p>
    <w:p w14:paraId="22118D92" w14:textId="77777777" w:rsidR="003A6E7A" w:rsidRPr="00D5209D" w:rsidRDefault="003A6E7A" w:rsidP="003A6E7A">
      <w:pPr>
        <w:rPr>
          <w:b/>
          <w:bCs/>
          <w:color w:val="000000"/>
        </w:rPr>
      </w:pPr>
      <w:r w:rsidRPr="00D5209D">
        <w:rPr>
          <w:b/>
          <w:bCs/>
          <w:color w:val="000000"/>
        </w:rPr>
        <w:t>Table 1. Sampling and sex-disaggregation of previous studies of improved cassava-related technology adoption in Nigeria (non-systematic review)</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1350"/>
        <w:gridCol w:w="1440"/>
        <w:gridCol w:w="2056"/>
        <w:gridCol w:w="2174"/>
      </w:tblGrid>
      <w:tr w:rsidR="003A6E7A" w:rsidRPr="00D5209D" w14:paraId="0627FFF9" w14:textId="77777777" w:rsidTr="00D03324">
        <w:trPr>
          <w:trHeight w:val="288"/>
          <w:jc w:val="center"/>
        </w:trPr>
        <w:tc>
          <w:tcPr>
            <w:tcW w:w="2340" w:type="dxa"/>
            <w:tcBorders>
              <w:top w:val="single" w:sz="4" w:space="0" w:color="auto"/>
              <w:bottom w:val="single" w:sz="4" w:space="0" w:color="auto"/>
            </w:tcBorders>
            <w:tcMar>
              <w:top w:w="0" w:type="dxa"/>
              <w:left w:w="108" w:type="dxa"/>
              <w:bottom w:w="0" w:type="dxa"/>
              <w:right w:w="108" w:type="dxa"/>
            </w:tcMar>
            <w:hideMark/>
          </w:tcPr>
          <w:p w14:paraId="1670DED3" w14:textId="77777777" w:rsidR="003A6E7A" w:rsidRPr="00D5209D" w:rsidRDefault="003A6E7A" w:rsidP="00571C3A">
            <w:pPr>
              <w:pStyle w:val="NormalWeb"/>
              <w:spacing w:before="0" w:beforeAutospacing="0" w:after="0" w:afterAutospacing="0"/>
              <w:jc w:val="center"/>
              <w:rPr>
                <w:b/>
                <w:bCs/>
                <w:sz w:val="20"/>
                <w:szCs w:val="20"/>
              </w:rPr>
            </w:pPr>
            <w:r w:rsidRPr="00D5209D">
              <w:rPr>
                <w:b/>
                <w:bCs/>
                <w:color w:val="000000"/>
                <w:sz w:val="20"/>
                <w:szCs w:val="20"/>
              </w:rPr>
              <w:lastRenderedPageBreak/>
              <w:t>Author</w:t>
            </w:r>
          </w:p>
        </w:tc>
        <w:tc>
          <w:tcPr>
            <w:tcW w:w="1350" w:type="dxa"/>
            <w:tcBorders>
              <w:top w:val="single" w:sz="4" w:space="0" w:color="auto"/>
              <w:bottom w:val="single" w:sz="4" w:space="0" w:color="auto"/>
            </w:tcBorders>
            <w:tcMar>
              <w:top w:w="0" w:type="dxa"/>
              <w:left w:w="108" w:type="dxa"/>
              <w:bottom w:w="0" w:type="dxa"/>
              <w:right w:w="108" w:type="dxa"/>
            </w:tcMar>
            <w:hideMark/>
          </w:tcPr>
          <w:p w14:paraId="032114C1" w14:textId="77777777" w:rsidR="003A6E7A" w:rsidRPr="00D5209D" w:rsidRDefault="003A6E7A" w:rsidP="00571C3A">
            <w:pPr>
              <w:pStyle w:val="NormalWeb"/>
              <w:spacing w:before="0" w:beforeAutospacing="0" w:after="0" w:afterAutospacing="0"/>
              <w:jc w:val="center"/>
              <w:rPr>
                <w:b/>
                <w:bCs/>
                <w:sz w:val="20"/>
                <w:szCs w:val="20"/>
              </w:rPr>
            </w:pPr>
            <w:r w:rsidRPr="00D5209D">
              <w:rPr>
                <w:b/>
                <w:bCs/>
                <w:color w:val="000000"/>
                <w:sz w:val="20"/>
                <w:szCs w:val="20"/>
              </w:rPr>
              <w:t>Sample Size </w:t>
            </w:r>
          </w:p>
        </w:tc>
        <w:tc>
          <w:tcPr>
            <w:tcW w:w="1440" w:type="dxa"/>
            <w:tcBorders>
              <w:top w:val="single" w:sz="4" w:space="0" w:color="auto"/>
              <w:bottom w:val="single" w:sz="4" w:space="0" w:color="auto"/>
            </w:tcBorders>
            <w:tcMar>
              <w:top w:w="0" w:type="dxa"/>
              <w:left w:w="108" w:type="dxa"/>
              <w:bottom w:w="0" w:type="dxa"/>
              <w:right w:w="108" w:type="dxa"/>
            </w:tcMar>
            <w:hideMark/>
          </w:tcPr>
          <w:p w14:paraId="2725EA42" w14:textId="77777777" w:rsidR="003A6E7A" w:rsidRPr="00D5209D" w:rsidRDefault="003A6E7A" w:rsidP="00571C3A">
            <w:pPr>
              <w:pStyle w:val="NormalWeb"/>
              <w:spacing w:before="0" w:beforeAutospacing="0" w:after="0" w:afterAutospacing="0"/>
              <w:jc w:val="center"/>
              <w:rPr>
                <w:b/>
                <w:bCs/>
                <w:sz w:val="20"/>
                <w:szCs w:val="20"/>
              </w:rPr>
            </w:pPr>
            <w:r>
              <w:rPr>
                <w:b/>
                <w:bCs/>
                <w:color w:val="000000"/>
                <w:sz w:val="20"/>
                <w:szCs w:val="20"/>
              </w:rPr>
              <w:t>Unit of Analysis</w:t>
            </w:r>
          </w:p>
        </w:tc>
        <w:tc>
          <w:tcPr>
            <w:tcW w:w="2056" w:type="dxa"/>
            <w:tcBorders>
              <w:top w:val="single" w:sz="4" w:space="0" w:color="auto"/>
              <w:bottom w:val="single" w:sz="4" w:space="0" w:color="auto"/>
            </w:tcBorders>
            <w:tcMar>
              <w:top w:w="0" w:type="dxa"/>
              <w:left w:w="108" w:type="dxa"/>
              <w:bottom w:w="0" w:type="dxa"/>
              <w:right w:w="108" w:type="dxa"/>
            </w:tcMar>
            <w:hideMark/>
          </w:tcPr>
          <w:p w14:paraId="7498BE04" w14:textId="77777777" w:rsidR="003A6E7A" w:rsidRPr="00D5209D" w:rsidRDefault="003A6E7A" w:rsidP="00571C3A">
            <w:pPr>
              <w:pStyle w:val="NormalWeb"/>
              <w:spacing w:before="0" w:beforeAutospacing="0" w:after="0" w:afterAutospacing="0"/>
              <w:jc w:val="center"/>
              <w:rPr>
                <w:b/>
                <w:bCs/>
                <w:sz w:val="20"/>
                <w:szCs w:val="20"/>
              </w:rPr>
            </w:pPr>
            <w:r>
              <w:rPr>
                <w:b/>
                <w:bCs/>
                <w:color w:val="000000"/>
                <w:sz w:val="20"/>
                <w:szCs w:val="20"/>
              </w:rPr>
              <w:t>Sex-</w:t>
            </w:r>
            <w:r w:rsidRPr="00D5209D">
              <w:rPr>
                <w:b/>
                <w:bCs/>
                <w:color w:val="000000"/>
                <w:sz w:val="20"/>
                <w:szCs w:val="20"/>
              </w:rPr>
              <w:t>Disaggregation</w:t>
            </w:r>
          </w:p>
        </w:tc>
        <w:tc>
          <w:tcPr>
            <w:tcW w:w="2174" w:type="dxa"/>
            <w:tcBorders>
              <w:top w:val="single" w:sz="4" w:space="0" w:color="auto"/>
              <w:bottom w:val="single" w:sz="4" w:space="0" w:color="auto"/>
            </w:tcBorders>
            <w:tcMar>
              <w:top w:w="0" w:type="dxa"/>
              <w:left w:w="108" w:type="dxa"/>
              <w:bottom w:w="0" w:type="dxa"/>
              <w:right w:w="108" w:type="dxa"/>
            </w:tcMar>
            <w:hideMark/>
          </w:tcPr>
          <w:p w14:paraId="22BEA0B5" w14:textId="77777777" w:rsidR="003A6E7A" w:rsidRPr="00D5209D" w:rsidRDefault="003A6E7A" w:rsidP="00571C3A">
            <w:pPr>
              <w:pStyle w:val="NormalWeb"/>
              <w:spacing w:before="0" w:beforeAutospacing="0" w:after="0" w:afterAutospacing="0"/>
              <w:jc w:val="center"/>
              <w:rPr>
                <w:b/>
                <w:bCs/>
                <w:sz w:val="20"/>
                <w:szCs w:val="20"/>
              </w:rPr>
            </w:pPr>
            <w:r w:rsidRPr="00D5209D">
              <w:rPr>
                <w:b/>
                <w:bCs/>
                <w:color w:val="000000"/>
                <w:sz w:val="20"/>
                <w:szCs w:val="20"/>
              </w:rPr>
              <w:t>Gender-Related Results</w:t>
            </w:r>
          </w:p>
        </w:tc>
      </w:tr>
      <w:tr w:rsidR="003A6E7A" w:rsidRPr="00D5209D" w14:paraId="64981E29" w14:textId="77777777" w:rsidTr="00D03324">
        <w:trPr>
          <w:trHeight w:val="288"/>
          <w:jc w:val="center"/>
        </w:trPr>
        <w:tc>
          <w:tcPr>
            <w:tcW w:w="2340" w:type="dxa"/>
            <w:tcBorders>
              <w:top w:val="single" w:sz="4" w:space="0" w:color="auto"/>
            </w:tcBorders>
            <w:tcMar>
              <w:top w:w="0" w:type="dxa"/>
              <w:left w:w="108" w:type="dxa"/>
              <w:bottom w:w="0" w:type="dxa"/>
              <w:right w:w="108" w:type="dxa"/>
            </w:tcMar>
            <w:hideMark/>
          </w:tcPr>
          <w:p w14:paraId="47939A1F" w14:textId="77777777" w:rsidR="003A6E7A" w:rsidRPr="00D5209D" w:rsidRDefault="00000000" w:rsidP="00571C3A">
            <w:pPr>
              <w:pStyle w:val="NormalWeb"/>
              <w:spacing w:before="0" w:beforeAutospacing="0" w:after="0" w:afterAutospacing="0"/>
              <w:jc w:val="both"/>
              <w:rPr>
                <w:sz w:val="20"/>
                <w:szCs w:val="20"/>
              </w:rPr>
            </w:pPr>
            <w:hyperlink r:id="rId15" w:history="1">
              <w:r w:rsidR="003A6E7A" w:rsidRPr="00D5209D">
                <w:rPr>
                  <w:rStyle w:val="Hyperlink"/>
                  <w:color w:val="000000"/>
                  <w:sz w:val="20"/>
                  <w:szCs w:val="20"/>
                </w:rPr>
                <w:t>Awotide et al. 2014</w:t>
              </w:r>
            </w:hyperlink>
          </w:p>
        </w:tc>
        <w:tc>
          <w:tcPr>
            <w:tcW w:w="1350" w:type="dxa"/>
            <w:tcBorders>
              <w:top w:val="single" w:sz="4" w:space="0" w:color="auto"/>
            </w:tcBorders>
            <w:tcMar>
              <w:top w:w="0" w:type="dxa"/>
              <w:left w:w="108" w:type="dxa"/>
              <w:bottom w:w="0" w:type="dxa"/>
              <w:right w:w="108" w:type="dxa"/>
            </w:tcMar>
            <w:hideMark/>
          </w:tcPr>
          <w:p w14:paraId="048C669D"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841</w:t>
            </w:r>
          </w:p>
        </w:tc>
        <w:tc>
          <w:tcPr>
            <w:tcW w:w="1440" w:type="dxa"/>
            <w:tcBorders>
              <w:top w:val="single" w:sz="4" w:space="0" w:color="auto"/>
            </w:tcBorders>
            <w:tcMar>
              <w:top w:w="0" w:type="dxa"/>
              <w:left w:w="108" w:type="dxa"/>
              <w:bottom w:w="0" w:type="dxa"/>
              <w:right w:w="108" w:type="dxa"/>
            </w:tcMar>
            <w:hideMark/>
          </w:tcPr>
          <w:p w14:paraId="1949563A"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w:t>
            </w:r>
          </w:p>
        </w:tc>
        <w:tc>
          <w:tcPr>
            <w:tcW w:w="2056" w:type="dxa"/>
            <w:tcBorders>
              <w:top w:val="single" w:sz="4" w:space="0" w:color="auto"/>
            </w:tcBorders>
            <w:tcMar>
              <w:top w:w="0" w:type="dxa"/>
              <w:left w:w="108" w:type="dxa"/>
              <w:bottom w:w="0" w:type="dxa"/>
              <w:right w:w="108" w:type="dxa"/>
            </w:tcMar>
            <w:hideMark/>
          </w:tcPr>
          <w:p w14:paraId="2D7DA399" w14:textId="0CBD178B" w:rsidR="003A6E7A" w:rsidRPr="00D5209D" w:rsidRDefault="00D03324" w:rsidP="00571C3A">
            <w:pPr>
              <w:pStyle w:val="NormalWeb"/>
              <w:spacing w:before="0" w:beforeAutospacing="0" w:after="0" w:afterAutospacing="0"/>
              <w:jc w:val="center"/>
              <w:rPr>
                <w:sz w:val="20"/>
                <w:szCs w:val="20"/>
              </w:rPr>
            </w:pPr>
            <w:r>
              <w:rPr>
                <w:sz w:val="20"/>
                <w:szCs w:val="20"/>
              </w:rPr>
              <w:t>Not reported</w:t>
            </w:r>
          </w:p>
        </w:tc>
        <w:tc>
          <w:tcPr>
            <w:tcW w:w="2174" w:type="dxa"/>
            <w:tcBorders>
              <w:top w:val="single" w:sz="4" w:space="0" w:color="auto"/>
            </w:tcBorders>
            <w:tcMar>
              <w:top w:w="0" w:type="dxa"/>
              <w:left w:w="108" w:type="dxa"/>
              <w:bottom w:w="0" w:type="dxa"/>
              <w:right w:w="108" w:type="dxa"/>
            </w:tcMar>
            <w:hideMark/>
          </w:tcPr>
          <w:p w14:paraId="47F9E4B8" w14:textId="77777777" w:rsidR="003A6E7A" w:rsidRDefault="003A6E7A" w:rsidP="00571C3A">
            <w:pPr>
              <w:pStyle w:val="NormalWeb"/>
              <w:spacing w:before="0" w:beforeAutospacing="0" w:after="0" w:afterAutospacing="0"/>
              <w:rPr>
                <w:color w:val="000000"/>
                <w:sz w:val="20"/>
                <w:szCs w:val="20"/>
              </w:rPr>
            </w:pPr>
            <w:r>
              <w:rPr>
                <w:color w:val="000000"/>
                <w:sz w:val="20"/>
                <w:szCs w:val="20"/>
              </w:rPr>
              <w:t>Female Headed Households</w:t>
            </w:r>
            <w:r w:rsidRPr="00D5209D">
              <w:rPr>
                <w:color w:val="000000"/>
                <w:sz w:val="20"/>
                <w:szCs w:val="20"/>
              </w:rPr>
              <w:t xml:space="preserve"> more likely to adopt</w:t>
            </w:r>
          </w:p>
          <w:p w14:paraId="58C85344" w14:textId="77777777" w:rsidR="003A6E7A" w:rsidRDefault="003A6E7A" w:rsidP="00571C3A">
            <w:pPr>
              <w:pStyle w:val="NormalWeb"/>
              <w:spacing w:before="0" w:beforeAutospacing="0" w:after="0" w:afterAutospacing="0"/>
              <w:rPr>
                <w:color w:val="000000"/>
                <w:sz w:val="20"/>
                <w:szCs w:val="20"/>
              </w:rPr>
            </w:pPr>
          </w:p>
          <w:p w14:paraId="182F2B2D" w14:textId="77777777" w:rsidR="003A6E7A" w:rsidRPr="00D5209D" w:rsidRDefault="003A6E7A" w:rsidP="00571C3A">
            <w:pPr>
              <w:pStyle w:val="NormalWeb"/>
              <w:spacing w:before="0" w:beforeAutospacing="0" w:after="0" w:afterAutospacing="0"/>
              <w:rPr>
                <w:sz w:val="20"/>
                <w:szCs w:val="20"/>
              </w:rPr>
            </w:pPr>
          </w:p>
        </w:tc>
      </w:tr>
      <w:tr w:rsidR="003A6E7A" w:rsidRPr="00D5209D" w14:paraId="684D8636" w14:textId="77777777" w:rsidTr="00D03324">
        <w:trPr>
          <w:trHeight w:val="288"/>
          <w:jc w:val="center"/>
        </w:trPr>
        <w:tc>
          <w:tcPr>
            <w:tcW w:w="2340" w:type="dxa"/>
            <w:tcMar>
              <w:top w:w="0" w:type="dxa"/>
              <w:left w:w="108" w:type="dxa"/>
              <w:bottom w:w="0" w:type="dxa"/>
              <w:right w:w="108" w:type="dxa"/>
            </w:tcMar>
            <w:hideMark/>
          </w:tcPr>
          <w:p w14:paraId="3AC9E94E" w14:textId="77777777" w:rsidR="003A6E7A" w:rsidRDefault="00000000" w:rsidP="00571C3A">
            <w:pPr>
              <w:pStyle w:val="NormalWeb"/>
              <w:spacing w:before="0" w:beforeAutospacing="0" w:after="0" w:afterAutospacing="0"/>
              <w:rPr>
                <w:rStyle w:val="Hyperlink"/>
                <w:color w:val="000000"/>
                <w:sz w:val="20"/>
                <w:szCs w:val="20"/>
              </w:rPr>
            </w:pPr>
            <w:hyperlink r:id="rId16" w:history="1">
              <w:r w:rsidR="003A6E7A" w:rsidRPr="00D5209D">
                <w:rPr>
                  <w:rStyle w:val="Hyperlink"/>
                  <w:color w:val="000000"/>
                  <w:sz w:val="20"/>
                  <w:szCs w:val="20"/>
                </w:rPr>
                <w:t>Apu and Nwachukwu 2011</w:t>
              </w:r>
            </w:hyperlink>
          </w:p>
          <w:p w14:paraId="6F082A14" w14:textId="77777777" w:rsidR="003A6E7A" w:rsidRDefault="003A6E7A" w:rsidP="00571C3A">
            <w:pPr>
              <w:pStyle w:val="NormalWeb"/>
              <w:spacing w:before="0" w:beforeAutospacing="0" w:after="0" w:afterAutospacing="0"/>
              <w:rPr>
                <w:rStyle w:val="Hyperlink"/>
                <w:color w:val="000000"/>
                <w:sz w:val="20"/>
                <w:szCs w:val="20"/>
              </w:rPr>
            </w:pPr>
          </w:p>
          <w:p w14:paraId="27432BD1" w14:textId="77777777" w:rsidR="003A6E7A" w:rsidRPr="00D5209D" w:rsidRDefault="003A6E7A" w:rsidP="00571C3A">
            <w:pPr>
              <w:pStyle w:val="NormalWeb"/>
              <w:spacing w:before="0" w:beforeAutospacing="0" w:after="0" w:afterAutospacing="0"/>
              <w:rPr>
                <w:sz w:val="20"/>
                <w:szCs w:val="20"/>
              </w:rPr>
            </w:pPr>
          </w:p>
        </w:tc>
        <w:tc>
          <w:tcPr>
            <w:tcW w:w="1350" w:type="dxa"/>
            <w:tcMar>
              <w:top w:w="0" w:type="dxa"/>
              <w:left w:w="108" w:type="dxa"/>
              <w:bottom w:w="0" w:type="dxa"/>
              <w:right w:w="108" w:type="dxa"/>
            </w:tcMar>
            <w:hideMark/>
          </w:tcPr>
          <w:p w14:paraId="56F4AFCA"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150</w:t>
            </w:r>
          </w:p>
        </w:tc>
        <w:tc>
          <w:tcPr>
            <w:tcW w:w="1440" w:type="dxa"/>
            <w:tcMar>
              <w:top w:w="0" w:type="dxa"/>
              <w:left w:w="108" w:type="dxa"/>
              <w:bottom w:w="0" w:type="dxa"/>
              <w:right w:w="108" w:type="dxa"/>
            </w:tcMar>
            <w:hideMark/>
          </w:tcPr>
          <w:p w14:paraId="0408C170" w14:textId="77777777" w:rsidR="003A6E7A" w:rsidRPr="00D5209D" w:rsidRDefault="003A6E7A" w:rsidP="00571C3A">
            <w:pPr>
              <w:pStyle w:val="NormalWeb"/>
              <w:spacing w:before="0" w:beforeAutospacing="0" w:after="0" w:afterAutospacing="0"/>
              <w:rPr>
                <w:sz w:val="20"/>
                <w:szCs w:val="20"/>
              </w:rPr>
            </w:pPr>
            <w:r>
              <w:rPr>
                <w:color w:val="000000"/>
                <w:sz w:val="20"/>
                <w:szCs w:val="20"/>
              </w:rPr>
              <w:t>Household</w:t>
            </w:r>
          </w:p>
        </w:tc>
        <w:tc>
          <w:tcPr>
            <w:tcW w:w="2056" w:type="dxa"/>
            <w:tcMar>
              <w:top w:w="0" w:type="dxa"/>
              <w:left w:w="108" w:type="dxa"/>
              <w:bottom w:w="0" w:type="dxa"/>
              <w:right w:w="108" w:type="dxa"/>
            </w:tcMar>
            <w:hideMark/>
          </w:tcPr>
          <w:p w14:paraId="5EF18C20" w14:textId="3694FF29" w:rsidR="003A6E7A" w:rsidRPr="00D5209D" w:rsidRDefault="00D03324" w:rsidP="00571C3A">
            <w:pPr>
              <w:pStyle w:val="NormalWeb"/>
              <w:spacing w:before="0" w:beforeAutospacing="0" w:after="0" w:afterAutospacing="0"/>
              <w:jc w:val="center"/>
              <w:rPr>
                <w:sz w:val="20"/>
                <w:szCs w:val="20"/>
              </w:rPr>
            </w:pPr>
            <w:r>
              <w:rPr>
                <w:sz w:val="20"/>
                <w:szCs w:val="20"/>
              </w:rPr>
              <w:t>Not reported</w:t>
            </w:r>
          </w:p>
        </w:tc>
        <w:tc>
          <w:tcPr>
            <w:tcW w:w="2174" w:type="dxa"/>
            <w:tcMar>
              <w:top w:w="0" w:type="dxa"/>
              <w:left w:w="108" w:type="dxa"/>
              <w:bottom w:w="0" w:type="dxa"/>
              <w:right w:w="108" w:type="dxa"/>
            </w:tcMar>
            <w:hideMark/>
          </w:tcPr>
          <w:p w14:paraId="7399886E" w14:textId="3FA94694" w:rsidR="003A6E7A" w:rsidRDefault="00D03324" w:rsidP="00571C3A">
            <w:pPr>
              <w:pStyle w:val="NormalWeb"/>
              <w:spacing w:before="0" w:beforeAutospacing="0" w:after="0" w:afterAutospacing="0"/>
              <w:rPr>
                <w:color w:val="000000"/>
                <w:sz w:val="20"/>
                <w:szCs w:val="20"/>
              </w:rPr>
            </w:pPr>
            <w:r>
              <w:rPr>
                <w:sz w:val="20"/>
                <w:szCs w:val="20"/>
              </w:rPr>
              <w:t>Not reported</w:t>
            </w:r>
          </w:p>
          <w:p w14:paraId="6413D7E0" w14:textId="77777777" w:rsidR="003A6E7A" w:rsidRPr="00D5209D" w:rsidRDefault="003A6E7A" w:rsidP="00571C3A">
            <w:pPr>
              <w:pStyle w:val="NormalWeb"/>
              <w:spacing w:before="0" w:beforeAutospacing="0" w:after="0" w:afterAutospacing="0"/>
              <w:rPr>
                <w:sz w:val="20"/>
                <w:szCs w:val="20"/>
              </w:rPr>
            </w:pPr>
          </w:p>
        </w:tc>
      </w:tr>
      <w:tr w:rsidR="003A6E7A" w:rsidRPr="00D5209D" w14:paraId="7DF46249" w14:textId="77777777" w:rsidTr="00D03324">
        <w:trPr>
          <w:trHeight w:val="288"/>
          <w:jc w:val="center"/>
        </w:trPr>
        <w:tc>
          <w:tcPr>
            <w:tcW w:w="2340" w:type="dxa"/>
            <w:tcMar>
              <w:top w:w="0" w:type="dxa"/>
              <w:left w:w="108" w:type="dxa"/>
              <w:bottom w:w="0" w:type="dxa"/>
              <w:right w:w="108" w:type="dxa"/>
            </w:tcMar>
            <w:hideMark/>
          </w:tcPr>
          <w:p w14:paraId="0122BDA8" w14:textId="77777777" w:rsidR="003A6E7A" w:rsidRPr="00D5209D" w:rsidRDefault="00000000" w:rsidP="00571C3A">
            <w:pPr>
              <w:pStyle w:val="NormalWeb"/>
              <w:spacing w:before="0" w:beforeAutospacing="0" w:after="0" w:afterAutospacing="0"/>
              <w:rPr>
                <w:sz w:val="20"/>
                <w:szCs w:val="20"/>
              </w:rPr>
            </w:pPr>
            <w:hyperlink r:id="rId17" w:history="1">
              <w:r w:rsidR="003A6E7A" w:rsidRPr="00D5209D">
                <w:rPr>
                  <w:rStyle w:val="Hyperlink"/>
                  <w:color w:val="000000"/>
                  <w:sz w:val="20"/>
                  <w:szCs w:val="20"/>
                </w:rPr>
                <w:t>Awotide et al. 2014</w:t>
              </w:r>
            </w:hyperlink>
          </w:p>
        </w:tc>
        <w:tc>
          <w:tcPr>
            <w:tcW w:w="1350" w:type="dxa"/>
            <w:tcMar>
              <w:top w:w="0" w:type="dxa"/>
              <w:left w:w="108" w:type="dxa"/>
              <w:bottom w:w="0" w:type="dxa"/>
              <w:right w:w="108" w:type="dxa"/>
            </w:tcMar>
            <w:hideMark/>
          </w:tcPr>
          <w:p w14:paraId="2CD2890F"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952</w:t>
            </w:r>
          </w:p>
        </w:tc>
        <w:tc>
          <w:tcPr>
            <w:tcW w:w="1440" w:type="dxa"/>
            <w:tcMar>
              <w:top w:w="0" w:type="dxa"/>
              <w:left w:w="108" w:type="dxa"/>
              <w:bottom w:w="0" w:type="dxa"/>
              <w:right w:w="108" w:type="dxa"/>
            </w:tcMar>
            <w:hideMark/>
          </w:tcPr>
          <w:p w14:paraId="23E0D2AD"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 head</w:t>
            </w:r>
          </w:p>
        </w:tc>
        <w:tc>
          <w:tcPr>
            <w:tcW w:w="2056" w:type="dxa"/>
            <w:tcMar>
              <w:top w:w="0" w:type="dxa"/>
              <w:left w:w="108" w:type="dxa"/>
              <w:bottom w:w="0" w:type="dxa"/>
              <w:right w:w="108" w:type="dxa"/>
            </w:tcMar>
            <w:hideMark/>
          </w:tcPr>
          <w:p w14:paraId="02FF0E1B" w14:textId="143059AC"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89% male</w:t>
            </w:r>
            <w:r w:rsidR="00D03324">
              <w:rPr>
                <w:color w:val="000000"/>
                <w:sz w:val="20"/>
                <w:szCs w:val="20"/>
              </w:rPr>
              <w:t xml:space="preserve"> respondent</w:t>
            </w:r>
          </w:p>
          <w:p w14:paraId="0DCCD613" w14:textId="41C284BE"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11% female</w:t>
            </w:r>
            <w:r w:rsidR="00D03324">
              <w:rPr>
                <w:color w:val="000000"/>
                <w:sz w:val="20"/>
                <w:szCs w:val="20"/>
              </w:rPr>
              <w:t xml:space="preserve"> respondent</w:t>
            </w:r>
          </w:p>
          <w:p w14:paraId="063D51D7" w14:textId="77777777" w:rsidR="003A6E7A" w:rsidRDefault="003A6E7A" w:rsidP="00571C3A">
            <w:pPr>
              <w:pStyle w:val="NormalWeb"/>
              <w:spacing w:before="0" w:beforeAutospacing="0" w:after="0" w:afterAutospacing="0"/>
              <w:ind w:left="-7"/>
              <w:rPr>
                <w:color w:val="000000"/>
                <w:sz w:val="20"/>
                <w:szCs w:val="20"/>
              </w:rPr>
            </w:pPr>
            <w:r w:rsidRPr="00D5209D">
              <w:rPr>
                <w:color w:val="000000"/>
                <w:sz w:val="20"/>
                <w:szCs w:val="20"/>
              </w:rPr>
              <w:t>89% married</w:t>
            </w:r>
          </w:p>
          <w:p w14:paraId="7979570B" w14:textId="77777777" w:rsidR="003A6E7A" w:rsidRDefault="003A6E7A" w:rsidP="00571C3A">
            <w:pPr>
              <w:pStyle w:val="NormalWeb"/>
              <w:spacing w:before="0" w:beforeAutospacing="0" w:after="0" w:afterAutospacing="0"/>
              <w:ind w:left="-7"/>
              <w:rPr>
                <w:color w:val="000000"/>
                <w:sz w:val="20"/>
                <w:szCs w:val="20"/>
              </w:rPr>
            </w:pPr>
          </w:p>
          <w:p w14:paraId="3F0D3074"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7808A023"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Gender not significant</w:t>
            </w:r>
          </w:p>
        </w:tc>
      </w:tr>
      <w:commentRangeStart w:id="50"/>
      <w:tr w:rsidR="003A6E7A" w:rsidRPr="00D5209D" w14:paraId="470C559B" w14:textId="77777777" w:rsidTr="00D03324">
        <w:trPr>
          <w:trHeight w:val="288"/>
          <w:jc w:val="center"/>
        </w:trPr>
        <w:tc>
          <w:tcPr>
            <w:tcW w:w="2340" w:type="dxa"/>
            <w:tcMar>
              <w:top w:w="0" w:type="dxa"/>
              <w:left w:w="108" w:type="dxa"/>
              <w:bottom w:w="0" w:type="dxa"/>
              <w:right w:w="108" w:type="dxa"/>
            </w:tcMar>
            <w:hideMark/>
          </w:tcPr>
          <w:p w14:paraId="236B893A" w14:textId="77777777" w:rsidR="003A6E7A" w:rsidRPr="00D5209D" w:rsidRDefault="003A6E7A" w:rsidP="00571C3A">
            <w:pPr>
              <w:pStyle w:val="NormalWeb"/>
              <w:spacing w:before="0" w:beforeAutospacing="0" w:after="0" w:afterAutospacing="0"/>
              <w:rPr>
                <w:sz w:val="20"/>
                <w:szCs w:val="20"/>
              </w:rPr>
            </w:pPr>
            <w:r>
              <w:fldChar w:fldCharType="begin"/>
            </w:r>
            <w:r>
              <w:instrText>HYPERLINK "https://www.zotero.org/google-docs/?Q7QmUZ"</w:instrText>
            </w:r>
            <w:r>
              <w:fldChar w:fldCharType="separate"/>
            </w:r>
            <w:r w:rsidRPr="00D5209D">
              <w:rPr>
                <w:rStyle w:val="Hyperlink"/>
                <w:color w:val="000000"/>
                <w:sz w:val="20"/>
                <w:szCs w:val="20"/>
              </w:rPr>
              <w:t>Agwu, Ekwueme, and Anyanwu 2008</w:t>
            </w:r>
            <w:r>
              <w:rPr>
                <w:rStyle w:val="Hyperlink"/>
                <w:color w:val="000000"/>
                <w:sz w:val="20"/>
                <w:szCs w:val="20"/>
              </w:rPr>
              <w:fldChar w:fldCharType="end"/>
            </w:r>
            <w:commentRangeEnd w:id="50"/>
            <w:r>
              <w:rPr>
                <w:rStyle w:val="CommentReference"/>
                <w:rFonts w:eastAsiaTheme="minorEastAsia" w:cstheme="minorBidi"/>
                <w:lang w:eastAsia="zh-CN"/>
              </w:rPr>
              <w:commentReference w:id="50"/>
            </w:r>
          </w:p>
        </w:tc>
        <w:tc>
          <w:tcPr>
            <w:tcW w:w="1350" w:type="dxa"/>
            <w:tcMar>
              <w:top w:w="0" w:type="dxa"/>
              <w:left w:w="108" w:type="dxa"/>
              <w:bottom w:w="0" w:type="dxa"/>
              <w:right w:w="108" w:type="dxa"/>
            </w:tcMar>
            <w:hideMark/>
          </w:tcPr>
          <w:p w14:paraId="6F7C2F8A"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135</w:t>
            </w:r>
          </w:p>
        </w:tc>
        <w:tc>
          <w:tcPr>
            <w:tcW w:w="1440" w:type="dxa"/>
            <w:tcMar>
              <w:top w:w="0" w:type="dxa"/>
              <w:left w:w="108" w:type="dxa"/>
              <w:bottom w:w="0" w:type="dxa"/>
              <w:right w:w="108" w:type="dxa"/>
            </w:tcMar>
            <w:hideMark/>
          </w:tcPr>
          <w:p w14:paraId="0A38A730" w14:textId="77777777" w:rsidR="003A6E7A" w:rsidRPr="00D5209D" w:rsidRDefault="003A6E7A" w:rsidP="00571C3A">
            <w:pPr>
              <w:pStyle w:val="NormalWeb"/>
              <w:spacing w:before="0" w:beforeAutospacing="0" w:after="0" w:afterAutospacing="0"/>
              <w:rPr>
                <w:sz w:val="20"/>
                <w:szCs w:val="20"/>
              </w:rPr>
            </w:pPr>
            <w:r>
              <w:rPr>
                <w:color w:val="000000"/>
                <w:sz w:val="20"/>
                <w:szCs w:val="20"/>
              </w:rPr>
              <w:t>Farmer</w:t>
            </w:r>
          </w:p>
        </w:tc>
        <w:tc>
          <w:tcPr>
            <w:tcW w:w="2056" w:type="dxa"/>
            <w:tcMar>
              <w:top w:w="0" w:type="dxa"/>
              <w:left w:w="108" w:type="dxa"/>
              <w:bottom w:w="0" w:type="dxa"/>
              <w:right w:w="108" w:type="dxa"/>
            </w:tcMar>
            <w:hideMark/>
          </w:tcPr>
          <w:p w14:paraId="3A729F33" w14:textId="4DF5E087"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81.5% male</w:t>
            </w:r>
            <w:r w:rsidR="00D03324">
              <w:rPr>
                <w:color w:val="000000"/>
                <w:sz w:val="20"/>
                <w:szCs w:val="20"/>
              </w:rPr>
              <w:t xml:space="preserve"> respondent</w:t>
            </w:r>
          </w:p>
          <w:p w14:paraId="1FB9AF4C" w14:textId="21B8D8C5" w:rsidR="003A6E7A" w:rsidRPr="00D03324" w:rsidRDefault="003A6E7A" w:rsidP="00D03324">
            <w:pPr>
              <w:pStyle w:val="NormalWeb"/>
              <w:spacing w:before="0" w:beforeAutospacing="0" w:after="0" w:afterAutospacing="0"/>
              <w:ind w:left="-7"/>
              <w:rPr>
                <w:sz w:val="20"/>
                <w:szCs w:val="20"/>
              </w:rPr>
            </w:pPr>
            <w:r w:rsidRPr="00D5209D">
              <w:rPr>
                <w:color w:val="000000"/>
                <w:sz w:val="20"/>
                <w:szCs w:val="20"/>
              </w:rPr>
              <w:t>18.5% female</w:t>
            </w:r>
            <w:r w:rsidR="00D03324">
              <w:rPr>
                <w:color w:val="000000"/>
                <w:sz w:val="20"/>
                <w:szCs w:val="20"/>
              </w:rPr>
              <w:t xml:space="preserve"> respondent</w:t>
            </w:r>
            <w:r w:rsidR="00D03324" w:rsidRPr="00D5209D">
              <w:rPr>
                <w:color w:val="000000"/>
                <w:sz w:val="20"/>
                <w:szCs w:val="20"/>
              </w:rPr>
              <w:t xml:space="preserve"> </w:t>
            </w:r>
            <w:r w:rsidRPr="00D5209D">
              <w:rPr>
                <w:color w:val="000000"/>
                <w:sz w:val="20"/>
                <w:szCs w:val="20"/>
              </w:rPr>
              <w:t>73.3% married</w:t>
            </w:r>
          </w:p>
          <w:p w14:paraId="3186C489" w14:textId="77777777" w:rsidR="003A6E7A" w:rsidRDefault="003A6E7A" w:rsidP="00571C3A">
            <w:pPr>
              <w:pStyle w:val="NormalWeb"/>
              <w:spacing w:before="0" w:beforeAutospacing="0" w:after="0" w:afterAutospacing="0"/>
              <w:ind w:left="-7"/>
              <w:rPr>
                <w:color w:val="000000"/>
                <w:sz w:val="20"/>
                <w:szCs w:val="20"/>
              </w:rPr>
            </w:pPr>
          </w:p>
          <w:p w14:paraId="1A2E9204"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07A4598E" w14:textId="4FC1471A" w:rsidR="003A6E7A" w:rsidRPr="00D5209D" w:rsidRDefault="00D03324" w:rsidP="00571C3A">
            <w:pPr>
              <w:pStyle w:val="NormalWeb"/>
              <w:spacing w:before="0" w:beforeAutospacing="0" w:after="0" w:afterAutospacing="0"/>
              <w:rPr>
                <w:sz w:val="20"/>
                <w:szCs w:val="20"/>
              </w:rPr>
            </w:pPr>
            <w:r>
              <w:rPr>
                <w:sz w:val="20"/>
                <w:szCs w:val="20"/>
              </w:rPr>
              <w:t>Not reported</w:t>
            </w:r>
          </w:p>
        </w:tc>
      </w:tr>
      <w:tr w:rsidR="003A6E7A" w:rsidRPr="00D5209D" w14:paraId="7F070BDA" w14:textId="77777777" w:rsidTr="00D03324">
        <w:trPr>
          <w:trHeight w:val="288"/>
          <w:jc w:val="center"/>
        </w:trPr>
        <w:tc>
          <w:tcPr>
            <w:tcW w:w="2340" w:type="dxa"/>
            <w:tcMar>
              <w:top w:w="0" w:type="dxa"/>
              <w:left w:w="108" w:type="dxa"/>
              <w:bottom w:w="0" w:type="dxa"/>
              <w:right w:w="108" w:type="dxa"/>
            </w:tcMar>
            <w:hideMark/>
          </w:tcPr>
          <w:p w14:paraId="3F3CFDEA" w14:textId="77777777" w:rsidR="003A6E7A" w:rsidRPr="00D5209D" w:rsidRDefault="00000000" w:rsidP="00571C3A">
            <w:pPr>
              <w:pStyle w:val="NormalWeb"/>
              <w:spacing w:before="0" w:beforeAutospacing="0" w:after="0" w:afterAutospacing="0"/>
              <w:rPr>
                <w:sz w:val="20"/>
                <w:szCs w:val="20"/>
              </w:rPr>
            </w:pPr>
            <w:hyperlink r:id="rId18" w:history="1">
              <w:r w:rsidR="003A6E7A" w:rsidRPr="00D5209D">
                <w:rPr>
                  <w:rStyle w:val="Hyperlink"/>
                  <w:color w:val="000000"/>
                  <w:sz w:val="20"/>
                  <w:szCs w:val="20"/>
                </w:rPr>
                <w:t>Nwakor et al. 2011</w:t>
              </w:r>
            </w:hyperlink>
          </w:p>
        </w:tc>
        <w:tc>
          <w:tcPr>
            <w:tcW w:w="1350" w:type="dxa"/>
            <w:tcMar>
              <w:top w:w="0" w:type="dxa"/>
              <w:left w:w="108" w:type="dxa"/>
              <w:bottom w:w="0" w:type="dxa"/>
              <w:right w:w="108" w:type="dxa"/>
            </w:tcMar>
            <w:hideMark/>
          </w:tcPr>
          <w:p w14:paraId="21E5D559"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150</w:t>
            </w:r>
          </w:p>
        </w:tc>
        <w:tc>
          <w:tcPr>
            <w:tcW w:w="1440" w:type="dxa"/>
            <w:tcMar>
              <w:top w:w="0" w:type="dxa"/>
              <w:left w:w="108" w:type="dxa"/>
              <w:bottom w:w="0" w:type="dxa"/>
              <w:right w:w="108" w:type="dxa"/>
            </w:tcMar>
            <w:hideMark/>
          </w:tcPr>
          <w:p w14:paraId="09367AEC" w14:textId="77777777" w:rsidR="003A6E7A" w:rsidRPr="00D5209D" w:rsidRDefault="003A6E7A" w:rsidP="00571C3A">
            <w:pPr>
              <w:pStyle w:val="NormalWeb"/>
              <w:spacing w:before="0" w:beforeAutospacing="0" w:after="0" w:afterAutospacing="0"/>
              <w:rPr>
                <w:sz w:val="20"/>
                <w:szCs w:val="20"/>
              </w:rPr>
            </w:pPr>
            <w:r>
              <w:rPr>
                <w:color w:val="000000"/>
                <w:sz w:val="20"/>
                <w:szCs w:val="20"/>
              </w:rPr>
              <w:t>F</w:t>
            </w:r>
            <w:r w:rsidRPr="00D5209D">
              <w:rPr>
                <w:color w:val="000000"/>
                <w:sz w:val="20"/>
                <w:szCs w:val="20"/>
              </w:rPr>
              <w:t>armer</w:t>
            </w:r>
          </w:p>
        </w:tc>
        <w:tc>
          <w:tcPr>
            <w:tcW w:w="2056" w:type="dxa"/>
            <w:tcMar>
              <w:top w:w="0" w:type="dxa"/>
              <w:left w:w="108" w:type="dxa"/>
              <w:bottom w:w="0" w:type="dxa"/>
              <w:right w:w="108" w:type="dxa"/>
            </w:tcMar>
            <w:hideMark/>
          </w:tcPr>
          <w:p w14:paraId="0A165D12" w14:textId="0C0FF0B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45.3% male</w:t>
            </w:r>
            <w:r w:rsidR="00D03324">
              <w:rPr>
                <w:color w:val="000000"/>
                <w:sz w:val="20"/>
                <w:szCs w:val="20"/>
              </w:rPr>
              <w:t xml:space="preserve"> respondent</w:t>
            </w:r>
          </w:p>
          <w:p w14:paraId="16FD2AE6" w14:textId="7FB21AB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54.7% female</w:t>
            </w:r>
            <w:r w:rsidR="00D03324">
              <w:rPr>
                <w:color w:val="000000"/>
                <w:sz w:val="20"/>
                <w:szCs w:val="20"/>
              </w:rPr>
              <w:t xml:space="preserve"> respondent</w:t>
            </w:r>
          </w:p>
          <w:p w14:paraId="0963653E" w14:textId="77777777" w:rsidR="003A6E7A" w:rsidRDefault="003A6E7A" w:rsidP="00571C3A">
            <w:pPr>
              <w:pStyle w:val="NormalWeb"/>
              <w:spacing w:before="0" w:beforeAutospacing="0" w:after="0" w:afterAutospacing="0"/>
              <w:ind w:left="-7"/>
              <w:rPr>
                <w:color w:val="000000"/>
                <w:sz w:val="20"/>
                <w:szCs w:val="20"/>
              </w:rPr>
            </w:pPr>
            <w:r w:rsidRPr="00D5209D">
              <w:rPr>
                <w:color w:val="000000"/>
                <w:sz w:val="20"/>
                <w:szCs w:val="20"/>
              </w:rPr>
              <w:t>70.7% married</w:t>
            </w:r>
          </w:p>
          <w:p w14:paraId="452FAB07" w14:textId="77777777" w:rsidR="003A6E7A" w:rsidRDefault="003A6E7A" w:rsidP="00571C3A">
            <w:pPr>
              <w:pStyle w:val="NormalWeb"/>
              <w:spacing w:before="0" w:beforeAutospacing="0" w:after="0" w:afterAutospacing="0"/>
              <w:ind w:left="-7"/>
              <w:rPr>
                <w:color w:val="000000"/>
                <w:sz w:val="20"/>
                <w:szCs w:val="20"/>
              </w:rPr>
            </w:pPr>
          </w:p>
          <w:p w14:paraId="50C10B87"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18E407AC"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Women more likely to adopt</w:t>
            </w:r>
          </w:p>
        </w:tc>
      </w:tr>
      <w:tr w:rsidR="003A6E7A" w:rsidRPr="00D5209D" w14:paraId="7BF31044" w14:textId="77777777" w:rsidTr="00D03324">
        <w:trPr>
          <w:trHeight w:val="288"/>
          <w:jc w:val="center"/>
        </w:trPr>
        <w:tc>
          <w:tcPr>
            <w:tcW w:w="2340" w:type="dxa"/>
            <w:tcMar>
              <w:top w:w="0" w:type="dxa"/>
              <w:left w:w="108" w:type="dxa"/>
              <w:bottom w:w="0" w:type="dxa"/>
              <w:right w:w="108" w:type="dxa"/>
            </w:tcMar>
            <w:hideMark/>
          </w:tcPr>
          <w:p w14:paraId="4C5E9724" w14:textId="77777777" w:rsidR="003A6E7A" w:rsidRPr="00D5209D" w:rsidRDefault="00000000" w:rsidP="00571C3A">
            <w:pPr>
              <w:pStyle w:val="NormalWeb"/>
              <w:spacing w:before="0" w:beforeAutospacing="0" w:after="0" w:afterAutospacing="0"/>
              <w:rPr>
                <w:sz w:val="20"/>
                <w:szCs w:val="20"/>
              </w:rPr>
            </w:pPr>
            <w:hyperlink r:id="rId19" w:history="1">
              <w:r w:rsidR="003A6E7A" w:rsidRPr="00D5209D">
                <w:rPr>
                  <w:rStyle w:val="Hyperlink"/>
                  <w:color w:val="000000"/>
                  <w:sz w:val="20"/>
                  <w:szCs w:val="20"/>
                </w:rPr>
                <w:t>Obisesan 2014</w:t>
              </w:r>
            </w:hyperlink>
          </w:p>
        </w:tc>
        <w:tc>
          <w:tcPr>
            <w:tcW w:w="1350" w:type="dxa"/>
            <w:tcMar>
              <w:top w:w="0" w:type="dxa"/>
              <w:left w:w="108" w:type="dxa"/>
              <w:bottom w:w="0" w:type="dxa"/>
              <w:right w:w="108" w:type="dxa"/>
            </w:tcMar>
            <w:hideMark/>
          </w:tcPr>
          <w:p w14:paraId="63D91E1C"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482 </w:t>
            </w:r>
          </w:p>
        </w:tc>
        <w:tc>
          <w:tcPr>
            <w:tcW w:w="1440" w:type="dxa"/>
            <w:tcMar>
              <w:top w:w="0" w:type="dxa"/>
              <w:left w:w="108" w:type="dxa"/>
              <w:bottom w:w="0" w:type="dxa"/>
              <w:right w:w="108" w:type="dxa"/>
            </w:tcMar>
            <w:hideMark/>
          </w:tcPr>
          <w:p w14:paraId="1B6516CE"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w:t>
            </w:r>
          </w:p>
        </w:tc>
        <w:tc>
          <w:tcPr>
            <w:tcW w:w="2056" w:type="dxa"/>
            <w:tcMar>
              <w:top w:w="0" w:type="dxa"/>
              <w:left w:w="108" w:type="dxa"/>
              <w:bottom w:w="0" w:type="dxa"/>
              <w:right w:w="108" w:type="dxa"/>
            </w:tcMar>
            <w:hideMark/>
          </w:tcPr>
          <w:p w14:paraId="10288F44" w14:textId="305200F6"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76.23% male</w:t>
            </w:r>
            <w:r w:rsidR="00D03324">
              <w:rPr>
                <w:color w:val="000000"/>
                <w:sz w:val="20"/>
                <w:szCs w:val="20"/>
              </w:rPr>
              <w:t xml:space="preserve"> respondent</w:t>
            </w:r>
          </w:p>
          <w:p w14:paraId="7F0CE08B" w14:textId="5567CDD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23.8% female</w:t>
            </w:r>
            <w:r w:rsidR="00D03324">
              <w:rPr>
                <w:color w:val="000000"/>
                <w:sz w:val="20"/>
                <w:szCs w:val="20"/>
              </w:rPr>
              <w:t xml:space="preserve"> respondent</w:t>
            </w:r>
          </w:p>
        </w:tc>
        <w:tc>
          <w:tcPr>
            <w:tcW w:w="2174" w:type="dxa"/>
            <w:tcMar>
              <w:top w:w="0" w:type="dxa"/>
              <w:left w:w="108" w:type="dxa"/>
              <w:bottom w:w="0" w:type="dxa"/>
              <w:right w:w="108" w:type="dxa"/>
            </w:tcMar>
            <w:hideMark/>
          </w:tcPr>
          <w:p w14:paraId="2C0F2138" w14:textId="77777777" w:rsidR="003A6E7A" w:rsidRDefault="003A6E7A" w:rsidP="00571C3A">
            <w:pPr>
              <w:pStyle w:val="NormalWeb"/>
              <w:spacing w:before="0" w:beforeAutospacing="0" w:after="0" w:afterAutospacing="0"/>
              <w:rPr>
                <w:color w:val="000000"/>
                <w:sz w:val="20"/>
                <w:szCs w:val="20"/>
              </w:rPr>
            </w:pPr>
            <w:r w:rsidRPr="00D5209D">
              <w:rPr>
                <w:color w:val="000000"/>
                <w:sz w:val="20"/>
                <w:szCs w:val="20"/>
              </w:rPr>
              <w:t>Men more likely to adopt</w:t>
            </w:r>
          </w:p>
          <w:p w14:paraId="5B7A2A66" w14:textId="77777777" w:rsidR="003A6E7A" w:rsidRDefault="003A6E7A" w:rsidP="00571C3A">
            <w:pPr>
              <w:pStyle w:val="NormalWeb"/>
              <w:spacing w:before="0" w:beforeAutospacing="0" w:after="0" w:afterAutospacing="0"/>
              <w:rPr>
                <w:color w:val="000000"/>
                <w:sz w:val="20"/>
                <w:szCs w:val="20"/>
              </w:rPr>
            </w:pPr>
          </w:p>
          <w:p w14:paraId="78B968B6" w14:textId="77777777" w:rsidR="003A6E7A" w:rsidRPr="00D5209D" w:rsidRDefault="003A6E7A" w:rsidP="00571C3A">
            <w:pPr>
              <w:pStyle w:val="NormalWeb"/>
              <w:spacing w:before="0" w:beforeAutospacing="0" w:after="0" w:afterAutospacing="0"/>
              <w:rPr>
                <w:sz w:val="20"/>
                <w:szCs w:val="20"/>
              </w:rPr>
            </w:pPr>
          </w:p>
        </w:tc>
      </w:tr>
      <w:tr w:rsidR="003A6E7A" w:rsidRPr="00D5209D" w14:paraId="3DF51C92" w14:textId="77777777" w:rsidTr="00D03324">
        <w:trPr>
          <w:trHeight w:val="288"/>
          <w:jc w:val="center"/>
        </w:trPr>
        <w:tc>
          <w:tcPr>
            <w:tcW w:w="2340" w:type="dxa"/>
            <w:tcMar>
              <w:top w:w="0" w:type="dxa"/>
              <w:left w:w="108" w:type="dxa"/>
              <w:bottom w:w="0" w:type="dxa"/>
              <w:right w:w="108" w:type="dxa"/>
            </w:tcMar>
            <w:hideMark/>
          </w:tcPr>
          <w:p w14:paraId="36C3EE2D" w14:textId="77777777" w:rsidR="003A6E7A" w:rsidRPr="00D5209D" w:rsidRDefault="00000000" w:rsidP="00571C3A">
            <w:pPr>
              <w:pStyle w:val="NormalWeb"/>
              <w:spacing w:before="0" w:beforeAutospacing="0" w:after="0" w:afterAutospacing="0"/>
              <w:rPr>
                <w:sz w:val="20"/>
                <w:szCs w:val="20"/>
              </w:rPr>
            </w:pPr>
            <w:hyperlink r:id="rId20" w:history="1">
              <w:r w:rsidR="003A6E7A" w:rsidRPr="00D5209D">
                <w:rPr>
                  <w:rStyle w:val="Hyperlink"/>
                  <w:color w:val="000000"/>
                  <w:sz w:val="20"/>
                  <w:szCs w:val="20"/>
                </w:rPr>
                <w:t>Udensi et al. 2011</w:t>
              </w:r>
            </w:hyperlink>
          </w:p>
        </w:tc>
        <w:tc>
          <w:tcPr>
            <w:tcW w:w="1350" w:type="dxa"/>
            <w:tcMar>
              <w:top w:w="0" w:type="dxa"/>
              <w:left w:w="108" w:type="dxa"/>
              <w:bottom w:w="0" w:type="dxa"/>
              <w:right w:w="108" w:type="dxa"/>
            </w:tcMar>
            <w:hideMark/>
          </w:tcPr>
          <w:p w14:paraId="1594F65D"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510</w:t>
            </w:r>
          </w:p>
        </w:tc>
        <w:tc>
          <w:tcPr>
            <w:tcW w:w="1440" w:type="dxa"/>
            <w:tcMar>
              <w:top w:w="0" w:type="dxa"/>
              <w:left w:w="108" w:type="dxa"/>
              <w:bottom w:w="0" w:type="dxa"/>
              <w:right w:w="108" w:type="dxa"/>
            </w:tcMar>
            <w:hideMark/>
          </w:tcPr>
          <w:p w14:paraId="0EBC023D"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Farmer</w:t>
            </w:r>
          </w:p>
        </w:tc>
        <w:tc>
          <w:tcPr>
            <w:tcW w:w="2056" w:type="dxa"/>
            <w:tcMar>
              <w:top w:w="0" w:type="dxa"/>
              <w:left w:w="108" w:type="dxa"/>
              <w:bottom w:w="0" w:type="dxa"/>
              <w:right w:w="108" w:type="dxa"/>
            </w:tcMar>
            <w:hideMark/>
          </w:tcPr>
          <w:p w14:paraId="5DAE9754" w14:textId="0F54532F"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43.5% male</w:t>
            </w:r>
            <w:r w:rsidR="00D03324">
              <w:rPr>
                <w:color w:val="000000"/>
                <w:sz w:val="20"/>
                <w:szCs w:val="20"/>
              </w:rPr>
              <w:t xml:space="preserve"> respondent</w:t>
            </w:r>
          </w:p>
          <w:p w14:paraId="0DF06210" w14:textId="3317887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56.5% female</w:t>
            </w:r>
            <w:r w:rsidR="00D03324">
              <w:rPr>
                <w:color w:val="000000"/>
                <w:sz w:val="20"/>
                <w:szCs w:val="20"/>
              </w:rPr>
              <w:t xml:space="preserve"> respondent</w:t>
            </w:r>
          </w:p>
          <w:p w14:paraId="59EEAC8B" w14:textId="77777777" w:rsidR="003A6E7A" w:rsidRDefault="003A6E7A" w:rsidP="00571C3A">
            <w:pPr>
              <w:pStyle w:val="NormalWeb"/>
              <w:spacing w:before="0" w:beforeAutospacing="0" w:after="0" w:afterAutospacing="0"/>
              <w:ind w:left="-7"/>
              <w:rPr>
                <w:color w:val="000000"/>
                <w:sz w:val="20"/>
                <w:szCs w:val="20"/>
              </w:rPr>
            </w:pPr>
            <w:r w:rsidRPr="00D5209D">
              <w:rPr>
                <w:color w:val="000000"/>
                <w:sz w:val="20"/>
                <w:szCs w:val="20"/>
              </w:rPr>
              <w:t>78.8% married</w:t>
            </w:r>
          </w:p>
          <w:p w14:paraId="345E3B32"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1E11B9D1"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Gender not significant in</w:t>
            </w:r>
          </w:p>
          <w:p w14:paraId="291259CC" w14:textId="77777777" w:rsidR="003A6E7A" w:rsidRDefault="003A6E7A" w:rsidP="00571C3A">
            <w:pPr>
              <w:pStyle w:val="NormalWeb"/>
              <w:spacing w:before="0" w:beforeAutospacing="0" w:after="0" w:afterAutospacing="0"/>
              <w:rPr>
                <w:color w:val="000000"/>
                <w:sz w:val="20"/>
                <w:szCs w:val="20"/>
              </w:rPr>
            </w:pPr>
            <w:r w:rsidRPr="00D5209D">
              <w:rPr>
                <w:color w:val="000000"/>
                <w:sz w:val="20"/>
                <w:szCs w:val="20"/>
              </w:rPr>
              <w:t>ICV adoption</w:t>
            </w:r>
          </w:p>
          <w:p w14:paraId="400BBCE7" w14:textId="77777777" w:rsidR="003A6E7A" w:rsidRDefault="003A6E7A" w:rsidP="00571C3A">
            <w:pPr>
              <w:pStyle w:val="NormalWeb"/>
              <w:spacing w:before="0" w:beforeAutospacing="0" w:after="0" w:afterAutospacing="0"/>
              <w:rPr>
                <w:color w:val="000000"/>
                <w:sz w:val="20"/>
                <w:szCs w:val="20"/>
              </w:rPr>
            </w:pPr>
          </w:p>
          <w:p w14:paraId="1D5AC2EF" w14:textId="77777777" w:rsidR="003A6E7A" w:rsidRPr="00D5209D" w:rsidRDefault="003A6E7A" w:rsidP="00571C3A">
            <w:pPr>
              <w:pStyle w:val="NormalWeb"/>
              <w:spacing w:before="0" w:beforeAutospacing="0" w:after="0" w:afterAutospacing="0"/>
              <w:rPr>
                <w:sz w:val="20"/>
                <w:szCs w:val="20"/>
              </w:rPr>
            </w:pPr>
          </w:p>
        </w:tc>
      </w:tr>
      <w:tr w:rsidR="003A6E7A" w:rsidRPr="00D5209D" w14:paraId="43BEB3FE" w14:textId="77777777" w:rsidTr="00D03324">
        <w:trPr>
          <w:trHeight w:val="288"/>
          <w:jc w:val="center"/>
        </w:trPr>
        <w:tc>
          <w:tcPr>
            <w:tcW w:w="2340" w:type="dxa"/>
            <w:tcBorders>
              <w:bottom w:val="single" w:sz="4" w:space="0" w:color="auto"/>
            </w:tcBorders>
            <w:tcMar>
              <w:top w:w="0" w:type="dxa"/>
              <w:left w:w="108" w:type="dxa"/>
              <w:bottom w:w="0" w:type="dxa"/>
              <w:right w:w="108" w:type="dxa"/>
            </w:tcMar>
            <w:hideMark/>
          </w:tcPr>
          <w:p w14:paraId="7F55ED65" w14:textId="77777777" w:rsidR="003A6E7A" w:rsidRPr="00D5209D" w:rsidRDefault="00000000" w:rsidP="00571C3A">
            <w:pPr>
              <w:pStyle w:val="NormalWeb"/>
              <w:spacing w:before="0" w:beforeAutospacing="0" w:after="0" w:afterAutospacing="0"/>
              <w:rPr>
                <w:sz w:val="20"/>
                <w:szCs w:val="20"/>
              </w:rPr>
            </w:pPr>
            <w:hyperlink r:id="rId21" w:history="1">
              <w:r w:rsidR="003A6E7A" w:rsidRPr="00D5209D">
                <w:rPr>
                  <w:rStyle w:val="Hyperlink"/>
                  <w:color w:val="000000"/>
                  <w:sz w:val="20"/>
                  <w:szCs w:val="20"/>
                </w:rPr>
                <w:t>Wossen et al. 2017</w:t>
              </w:r>
            </w:hyperlink>
          </w:p>
        </w:tc>
        <w:tc>
          <w:tcPr>
            <w:tcW w:w="1350" w:type="dxa"/>
            <w:tcBorders>
              <w:bottom w:val="single" w:sz="4" w:space="0" w:color="auto"/>
            </w:tcBorders>
            <w:tcMar>
              <w:top w:w="0" w:type="dxa"/>
              <w:left w:w="108" w:type="dxa"/>
              <w:bottom w:w="0" w:type="dxa"/>
              <w:right w:w="108" w:type="dxa"/>
            </w:tcMar>
            <w:hideMark/>
          </w:tcPr>
          <w:p w14:paraId="1E812C29"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2500 </w:t>
            </w:r>
          </w:p>
        </w:tc>
        <w:tc>
          <w:tcPr>
            <w:tcW w:w="1440" w:type="dxa"/>
            <w:tcBorders>
              <w:bottom w:val="single" w:sz="4" w:space="0" w:color="auto"/>
            </w:tcBorders>
            <w:tcMar>
              <w:top w:w="0" w:type="dxa"/>
              <w:left w:w="108" w:type="dxa"/>
              <w:bottom w:w="0" w:type="dxa"/>
              <w:right w:w="108" w:type="dxa"/>
            </w:tcMar>
            <w:hideMark/>
          </w:tcPr>
          <w:p w14:paraId="5C87ED18"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 head</w:t>
            </w:r>
          </w:p>
        </w:tc>
        <w:tc>
          <w:tcPr>
            <w:tcW w:w="2056" w:type="dxa"/>
            <w:tcBorders>
              <w:bottom w:val="single" w:sz="4" w:space="0" w:color="auto"/>
            </w:tcBorders>
            <w:tcMar>
              <w:top w:w="0" w:type="dxa"/>
              <w:left w:w="108" w:type="dxa"/>
              <w:bottom w:w="0" w:type="dxa"/>
              <w:right w:w="108" w:type="dxa"/>
            </w:tcMar>
            <w:hideMark/>
          </w:tcPr>
          <w:p w14:paraId="659FA781" w14:textId="7347F522" w:rsidR="003A6E7A" w:rsidRDefault="003A6E7A" w:rsidP="00571C3A">
            <w:pPr>
              <w:pStyle w:val="NormalWeb"/>
              <w:spacing w:before="0" w:beforeAutospacing="0" w:after="0" w:afterAutospacing="0"/>
              <w:rPr>
                <w:color w:val="000000"/>
                <w:sz w:val="20"/>
                <w:szCs w:val="20"/>
              </w:rPr>
            </w:pPr>
            <w:r>
              <w:rPr>
                <w:color w:val="000000"/>
                <w:sz w:val="20"/>
                <w:szCs w:val="20"/>
              </w:rPr>
              <w:t>89% male</w:t>
            </w:r>
            <w:r w:rsidR="00D03324">
              <w:rPr>
                <w:color w:val="000000"/>
                <w:sz w:val="20"/>
                <w:szCs w:val="20"/>
              </w:rPr>
              <w:t xml:space="preserve"> respondent</w:t>
            </w:r>
          </w:p>
          <w:p w14:paraId="38E9EE62" w14:textId="13F04B79" w:rsidR="003A6E7A" w:rsidRDefault="003A6E7A" w:rsidP="00571C3A">
            <w:pPr>
              <w:pStyle w:val="NormalWeb"/>
              <w:spacing w:before="0" w:beforeAutospacing="0" w:after="0" w:afterAutospacing="0"/>
              <w:rPr>
                <w:color w:val="000000"/>
                <w:sz w:val="20"/>
                <w:szCs w:val="20"/>
              </w:rPr>
            </w:pPr>
            <w:r>
              <w:rPr>
                <w:color w:val="000000"/>
                <w:sz w:val="20"/>
                <w:szCs w:val="20"/>
              </w:rPr>
              <w:t>11% female</w:t>
            </w:r>
            <w:r w:rsidR="00D03324">
              <w:rPr>
                <w:color w:val="000000"/>
                <w:sz w:val="20"/>
                <w:szCs w:val="20"/>
              </w:rPr>
              <w:t xml:space="preserve"> respondent</w:t>
            </w:r>
          </w:p>
          <w:p w14:paraId="016AFC5F" w14:textId="77777777" w:rsidR="003A6E7A" w:rsidRDefault="003A6E7A" w:rsidP="00571C3A">
            <w:pPr>
              <w:pStyle w:val="NormalWeb"/>
              <w:spacing w:before="0" w:beforeAutospacing="0" w:after="0" w:afterAutospacing="0"/>
              <w:rPr>
                <w:color w:val="000000"/>
                <w:sz w:val="20"/>
                <w:szCs w:val="20"/>
              </w:rPr>
            </w:pPr>
            <w:r>
              <w:rPr>
                <w:color w:val="000000"/>
                <w:sz w:val="20"/>
                <w:szCs w:val="20"/>
              </w:rPr>
              <w:t>30% spouses</w:t>
            </w:r>
          </w:p>
          <w:p w14:paraId="00608907" w14:textId="77777777" w:rsidR="003A6E7A" w:rsidRPr="00571C3A" w:rsidRDefault="003A6E7A" w:rsidP="00571C3A">
            <w:pPr>
              <w:jc w:val="center"/>
            </w:pPr>
          </w:p>
        </w:tc>
        <w:tc>
          <w:tcPr>
            <w:tcW w:w="2174" w:type="dxa"/>
            <w:tcBorders>
              <w:bottom w:val="single" w:sz="4" w:space="0" w:color="auto"/>
            </w:tcBorders>
            <w:tcMar>
              <w:top w:w="0" w:type="dxa"/>
              <w:left w:w="108" w:type="dxa"/>
              <w:bottom w:w="0" w:type="dxa"/>
              <w:right w:w="108" w:type="dxa"/>
            </w:tcMar>
            <w:hideMark/>
          </w:tcPr>
          <w:p w14:paraId="12759415"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Men are more likely to adopt ICV</w:t>
            </w:r>
            <w:r>
              <w:rPr>
                <w:color w:val="000000"/>
                <w:sz w:val="20"/>
                <w:szCs w:val="20"/>
              </w:rPr>
              <w:t>; Gender not significant</w:t>
            </w:r>
            <w:r w:rsidRPr="00D5209D">
              <w:rPr>
                <w:color w:val="000000"/>
                <w:sz w:val="20"/>
                <w:szCs w:val="20"/>
              </w:rPr>
              <w:t xml:space="preserve"> when adoption is measured by DNA fingerprinting</w:t>
            </w:r>
          </w:p>
        </w:tc>
      </w:tr>
    </w:tbl>
    <w:p w14:paraId="5B9C0B6E" w14:textId="77777777" w:rsidR="003A6E7A" w:rsidRDefault="003A6E7A" w:rsidP="003A6E7A"/>
    <w:p w14:paraId="2E43C471" w14:textId="7F2F8CBD" w:rsidR="00584824" w:rsidRDefault="0009493C" w:rsidP="001A44CA">
      <w:pPr>
        <w:rPr>
          <w:ins w:id="51" w:author="Garner, Elisabeth Leigh Perkins   (CIFOR)" w:date="2023-12-15T11:09:00Z"/>
        </w:rPr>
      </w:pPr>
      <w:r w:rsidRPr="005139E4">
        <w:t>While a growing body of research has examined gender inequality in technology adoption and measurement errors in self-reported data, this study is the first to link these two domains</w:t>
      </w:r>
      <w:r>
        <w:t xml:space="preserve"> in agriculture. </w:t>
      </w:r>
      <w:r w:rsidR="00106893">
        <w:t>E</w:t>
      </w:r>
      <w:r w:rsidR="007E7520">
        <w:t xml:space="preserve">merging studies have shed light on the presence of </w:t>
      </w:r>
      <w:commentRangeStart w:id="52"/>
      <w:r w:rsidR="007E7520">
        <w:t>measurement errors and misclassifications in self-reported data</w:t>
      </w:r>
      <w:r w:rsidR="00C615DA">
        <w:t xml:space="preserve"> </w:t>
      </w:r>
      <w:commentRangeEnd w:id="52"/>
      <w:r w:rsidR="00584824">
        <w:rPr>
          <w:rStyle w:val="CommentReference"/>
        </w:rPr>
        <w:commentReference w:id="52"/>
      </w:r>
      <w:r w:rsidR="00C615DA">
        <w:t>(Wossen et al.</w:t>
      </w:r>
      <w:r w:rsidR="00AE5CC2">
        <w:t xml:space="preserve">, </w:t>
      </w:r>
      <w:r w:rsidR="00C615DA">
        <w:t>2019</w:t>
      </w:r>
      <w:r w:rsidR="00AE5CC2">
        <w:t xml:space="preserve">; </w:t>
      </w:r>
      <w:r w:rsidR="00E731CD">
        <w:t xml:space="preserve">Aba et al., 2019 </w:t>
      </w:r>
      <w:r w:rsidR="00AB3AF0">
        <w:t>and</w:t>
      </w:r>
      <w:r w:rsidR="00E731CD">
        <w:t xml:space="preserve"> 2023</w:t>
      </w:r>
      <w:r w:rsidR="00C615DA">
        <w:t>)</w:t>
      </w:r>
      <w:r w:rsidR="007E7520">
        <w:t xml:space="preserve">. </w:t>
      </w:r>
      <w:r w:rsidR="004F17F7">
        <w:t>Many</w:t>
      </w:r>
      <w:r w:rsidR="00AB3AF0">
        <w:t xml:space="preserve"> studies have unpacked gender inequalities in technology adoption. </w:t>
      </w:r>
      <w:ins w:id="53" w:author="Garner, Elisabeth Leigh Perkins   (CIFOR)" w:date="2023-12-15T11:10:00Z">
        <w:r w:rsidR="00584824">
          <w:t xml:space="preserve">Knowing that gender </w:t>
        </w:r>
        <w:r w:rsidR="00584824">
          <w:lastRenderedPageBreak/>
          <w:t>inequality in technology adoption is driven by inequality in knowledge resources and assets, h</w:t>
        </w:r>
      </w:ins>
      <w:del w:id="54" w:author="Garner, Elisabeth Leigh Perkins   (CIFOR)" w:date="2023-12-15T11:10:00Z">
        <w:r w:rsidR="00AB3AF0" w:rsidDel="00584824">
          <w:delText>H</w:delText>
        </w:r>
      </w:del>
      <w:r w:rsidR="00AB3AF0">
        <w:t xml:space="preserve">ere we ask: </w:t>
      </w:r>
      <w:del w:id="55" w:author="Garner, Elisabeth Leigh Perkins   (CIFOR)" w:date="2023-12-15T11:10:00Z">
        <w:r w:rsidR="007E7520" w:rsidDel="00584824">
          <w:delText xml:space="preserve">if gender inequality in technology adoption is driven by </w:delText>
        </w:r>
        <w:r w:rsidR="00B1406D" w:rsidDel="00584824">
          <w:delText>inequality</w:delText>
        </w:r>
        <w:r w:rsidR="007E7520" w:rsidDel="00584824">
          <w:delText xml:space="preserve"> in </w:delText>
        </w:r>
        <w:r w:rsidR="00D636B6" w:rsidDel="00584824">
          <w:delText xml:space="preserve">knowledge resources and assets, </w:delText>
        </w:r>
      </w:del>
      <w:r w:rsidR="007E7520">
        <w:t>could systematic measurement errors linked to gender</w:t>
      </w:r>
      <w:r w:rsidR="00B1406D">
        <w:t xml:space="preserve"> further bias </w:t>
      </w:r>
      <w:r w:rsidR="007E7520">
        <w:t xml:space="preserve">our understanding of </w:t>
      </w:r>
      <w:r w:rsidR="00D636B6">
        <w:t>technology adoption</w:t>
      </w:r>
      <w:r w:rsidR="007E7520">
        <w:t xml:space="preserve">? </w:t>
      </w:r>
    </w:p>
    <w:p w14:paraId="58AEE5D4" w14:textId="2EC748E2" w:rsidR="00A33812" w:rsidRDefault="00A357EF" w:rsidP="001A44CA">
      <w:r>
        <w:t>Addressing th</w:t>
      </w:r>
      <w:r w:rsidR="00AB3AF0">
        <w:t>is</w:t>
      </w:r>
      <w:r>
        <w:t xml:space="preserve"> question is pivotal not only for advancing our comprehension of gender disparities in technology adoption within agriculture but also for refining the methodologies employed in agricultural technology adoption gender gap analyses, thus facilitating more nuanced and accurate policy formulation in this critical domain.</w:t>
      </w:r>
      <w:r w:rsidR="008C6626">
        <w:t xml:space="preserve"> This study contributes to this conversation on gender gaps in agricultural technology adoption with insights on gender endogenous measurement error and its impact on regression analysis. This study also contributes by analyzing the intrahousehold endowment, coefficient, and interaction effects in gender inequality in technology adoption in agriculture. </w:t>
      </w:r>
      <w:r>
        <w:t xml:space="preserve"> </w:t>
      </w:r>
      <w:commentRangeStart w:id="56"/>
      <w:commentRangeStart w:id="57"/>
      <w:r w:rsidR="007E7520">
        <w:t xml:space="preserve">Given that many </w:t>
      </w:r>
      <w:r w:rsidR="007260E5">
        <w:t>gender in technology adoption</w:t>
      </w:r>
      <w:r w:rsidR="007E7520">
        <w:t xml:space="preserve"> analyses have employed a binary </w:t>
      </w:r>
      <w:r w:rsidR="004C16EF">
        <w:t>response</w:t>
      </w:r>
      <w:r w:rsidR="00B1406D">
        <w:t xml:space="preserve"> model and used a gender dummy variable</w:t>
      </w:r>
      <w:r w:rsidR="007E7520">
        <w:t xml:space="preserve"> to capture differences in coefficients, </w:t>
      </w:r>
      <w:r w:rsidR="00D636B6">
        <w:t xml:space="preserve">there </w:t>
      </w:r>
      <w:r w:rsidR="007E7520">
        <w:t>is there potential for methodological enhancements that could disentangle the endowment, coefficient, and interaction effects</w:t>
      </w:r>
      <w:r w:rsidR="00D636B6">
        <w:t>.</w:t>
      </w:r>
      <w:r w:rsidR="00575BE0">
        <w:t xml:space="preserve"> </w:t>
      </w:r>
      <w:commentRangeEnd w:id="56"/>
      <w:r w:rsidR="00AB3AF0">
        <w:rPr>
          <w:rStyle w:val="CommentReference"/>
        </w:rPr>
        <w:commentReference w:id="56"/>
      </w:r>
      <w:commentRangeEnd w:id="57"/>
      <w:r w:rsidR="00584824">
        <w:rPr>
          <w:rStyle w:val="CommentReference"/>
        </w:rPr>
        <w:commentReference w:id="57"/>
      </w:r>
    </w:p>
    <w:p w14:paraId="7CB33DAF" w14:textId="5AC7BC06" w:rsidR="00755195" w:rsidRPr="00DF2405" w:rsidRDefault="00DD34EA" w:rsidP="00DF2405">
      <w:pPr>
        <w:pStyle w:val="ListParagraph"/>
        <w:numPr>
          <w:ilvl w:val="0"/>
          <w:numId w:val="3"/>
        </w:numPr>
        <w:rPr>
          <w:b/>
          <w:bCs/>
        </w:rPr>
      </w:pPr>
      <w:r w:rsidRPr="00DF2405">
        <w:rPr>
          <w:b/>
          <w:bCs/>
        </w:rPr>
        <w:t>Data</w:t>
      </w:r>
      <w:r w:rsidR="009F6765" w:rsidRPr="00DF2405">
        <w:rPr>
          <w:b/>
          <w:bCs/>
        </w:rPr>
        <w:t xml:space="preserve"> </w:t>
      </w:r>
    </w:p>
    <w:p w14:paraId="1C136ED1" w14:textId="7252D1FE" w:rsidR="00300752" w:rsidRDefault="00584824" w:rsidP="001A44CA">
      <w:ins w:id="58" w:author="Garner, Elisabeth Leigh Perkins   (CIFOR)" w:date="2023-12-15T11:12:00Z">
        <w:r>
          <w:t>We use a custom-developed data synthesizing algorithm to integrate</w:t>
        </w:r>
      </w:ins>
      <w:del w:id="59" w:author="Garner, Elisabeth Leigh Perkins   (CIFOR)" w:date="2023-12-15T11:12:00Z">
        <w:r w:rsidR="004F17F7" w:rsidDel="00584824">
          <w:delText>W</w:delText>
        </w:r>
        <w:r w:rsidR="008C6626" w:rsidDel="00584824">
          <w:delText>e integrated</w:delText>
        </w:r>
      </w:del>
      <w:r w:rsidR="008C6626">
        <w:t xml:space="preserve"> existing data sets from the Cassava Monitoring Survey in Nigeria (Wossen et al. 2017) that included an intra-household survey regarding the self-reported adoption of improved cassava varieties (ICV) and DNA fingerprinting results</w:t>
      </w:r>
      <w:del w:id="60" w:author="Garner, Elisabeth Leigh Perkins   (CIFOR)" w:date="2023-12-15T11:12:00Z">
        <w:r w:rsidR="008C6626" w:rsidDel="00584824">
          <w:delText>,</w:delText>
        </w:r>
      </w:del>
      <w:del w:id="61" w:author="Garner, Elisabeth Leigh Perkins   (CIFOR)" w:date="2023-12-15T11:11:00Z">
        <w:r w:rsidR="008C6626" w:rsidDel="00584824">
          <w:delText xml:space="preserve"> using a custom-developed data synthesizing algorithm</w:delText>
        </w:r>
      </w:del>
      <w:r w:rsidR="008C6626">
        <w:t xml:space="preserve">. This survey was reviewed for ethics concerning human subject participation (IRB) and was subsequently published by the International Institute of Tropical Agriculture (IITA) (Wossen et al., 2017). We used this data set to </w:t>
      </w:r>
      <w:r w:rsidR="008C6626" w:rsidRPr="00903486">
        <w:t>conduct a</w:t>
      </w:r>
      <w:r w:rsidR="008C6626">
        <w:t>n</w:t>
      </w:r>
      <w:r w:rsidR="008C6626" w:rsidRPr="00903486">
        <w:t xml:space="preserve"> analysis of the systematic relationship between measurement error and gender</w:t>
      </w:r>
      <w:r w:rsidR="008C6626">
        <w:t xml:space="preserve"> differences in reporting on ICV adoption</w:t>
      </w:r>
      <w:r w:rsidR="008C6626" w:rsidRPr="00903486">
        <w:t>.</w:t>
      </w:r>
      <w:r w:rsidR="008C6626">
        <w:t xml:space="preserve"> </w:t>
      </w:r>
      <w:r w:rsidR="00FF4934">
        <w:t xml:space="preserve">The dataset encompasses </w:t>
      </w:r>
      <w:r w:rsidR="00FB3A4F">
        <w:t xml:space="preserve">the </w:t>
      </w:r>
      <w:r w:rsidR="00FF4934">
        <w:t xml:space="preserve">16 </w:t>
      </w:r>
      <w:r w:rsidR="00FB3A4F">
        <w:t xml:space="preserve">Nigerian </w:t>
      </w:r>
      <w:r w:rsidR="00FF4934">
        <w:t>states</w:t>
      </w:r>
      <w:r w:rsidR="00FB3A4F">
        <w:t xml:space="preserve"> across four regions (Southwest, </w:t>
      </w:r>
      <w:r w:rsidR="00FB3A4F">
        <w:lastRenderedPageBreak/>
        <w:t>Southeast, South-South, and North) that contributed</w:t>
      </w:r>
      <w:r w:rsidR="00FF4934">
        <w:t xml:space="preserve"> at least 80% of the total cassava production.</w:t>
      </w:r>
      <w:r w:rsidR="008C6626">
        <w:t xml:space="preserve"> </w:t>
      </w:r>
      <w:r w:rsidR="00FB3A4F">
        <w:t>The</w:t>
      </w:r>
      <w:r w:rsidR="00FF4934">
        <w:t xml:space="preserve"> enumeration areas (EAs)</w:t>
      </w:r>
      <w:r w:rsidR="00FB3A4F">
        <w:t xml:space="preserve"> for conducting the national census in Nigeria were obtained from the national Population Commission of Nigeria</w:t>
      </w:r>
      <w:r w:rsidR="00FF4934">
        <w:t>.</w:t>
      </w:r>
      <w:r w:rsidR="00CC2DA5" w:rsidRPr="00CC2DA5">
        <w:t xml:space="preserve"> </w:t>
      </w:r>
      <w:r w:rsidR="00FB3A4F">
        <w:t>Within each EA, s</w:t>
      </w:r>
      <w:r w:rsidR="00CC2DA5">
        <w:t xml:space="preserve">ample frames </w:t>
      </w:r>
      <w:r w:rsidR="00891D6D">
        <w:t xml:space="preserve">of a minimum of 50 cassava-growing households </w:t>
      </w:r>
      <w:r w:rsidR="00CC2DA5">
        <w:t xml:space="preserve">were established </w:t>
      </w:r>
      <w:r w:rsidR="00265B9C">
        <w:t>with agricultural development programs</w:t>
      </w:r>
      <w:r w:rsidR="00891D6D">
        <w:t xml:space="preserve"> by selecting them from a list of </w:t>
      </w:r>
      <w:r w:rsidR="00CC2DA5">
        <w:t xml:space="preserve">all households engaged in cassava cultivation in the targeted states. . </w:t>
      </w:r>
      <w:r w:rsidR="00891D6D">
        <w:t>I</w:t>
      </w:r>
      <w:r w:rsidR="00CC2DA5">
        <w:t xml:space="preserve">nterviews were </w:t>
      </w:r>
      <w:r w:rsidR="00891D6D">
        <w:t xml:space="preserve">then </w:t>
      </w:r>
      <w:r w:rsidR="00CC2DA5">
        <w:t>conducted with five household heads and two spouses, amounting to 625 households in each region. Consequently, a total of 2,500 randomly selected cassava-growing households were interviewed</w:t>
      </w:r>
      <w:r w:rsidR="00FE17E1">
        <w:t>.</w:t>
      </w:r>
      <w:r w:rsidR="004F17F7">
        <w:t xml:space="preserve"> I</w:t>
      </w:r>
      <w:r w:rsidR="00CC2DA5">
        <w:t xml:space="preserve">nterviews were conducted with both the designated household head and an additional household member. </w:t>
      </w:r>
    </w:p>
    <w:p w14:paraId="1699DAC6" w14:textId="0638EE91" w:rsidR="00CC2DA5" w:rsidRDefault="00CC2DA5" w:rsidP="001A44CA">
      <w:r>
        <w:t xml:space="preserve">This process yielded a subset of 758 households. </w:t>
      </w:r>
      <w:r w:rsidR="00EA28BA">
        <w:t>For</w:t>
      </w:r>
      <w:r>
        <w:t xml:space="preserve"> this analysis, households </w:t>
      </w:r>
      <w:r w:rsidR="00EA28BA">
        <w:t>were only included, if both respondents reported that</w:t>
      </w:r>
      <w:r>
        <w:t>: the</w:t>
      </w:r>
      <w:r w:rsidR="00EA28BA">
        <w:t>ir</w:t>
      </w:r>
      <w:r>
        <w:t xml:space="preserve"> relationship to the household head </w:t>
      </w:r>
      <w:r w:rsidR="00EA28BA">
        <w:t>was</w:t>
      </w:r>
      <w:r>
        <w:t xml:space="preserve"> </w:t>
      </w:r>
      <w:r w:rsidR="00EA28BA">
        <w:t>‘</w:t>
      </w:r>
      <w:r>
        <w:t>self</w:t>
      </w:r>
      <w:r w:rsidR="00EA28BA">
        <w:t>’</w:t>
      </w:r>
      <w:r>
        <w:t xml:space="preserve"> or </w:t>
      </w:r>
      <w:r w:rsidR="00EA28BA">
        <w:t>‘</w:t>
      </w:r>
      <w:r>
        <w:t>spouse</w:t>
      </w:r>
      <w:r w:rsidR="00EA28BA">
        <w:t>’</w:t>
      </w:r>
      <w:r>
        <w:t xml:space="preserve">, </w:t>
      </w:r>
      <w:r w:rsidR="00EA28BA">
        <w:t xml:space="preserve">their </w:t>
      </w:r>
      <w:r>
        <w:t xml:space="preserve">marital status </w:t>
      </w:r>
      <w:r w:rsidR="00EA28BA">
        <w:t>was</w:t>
      </w:r>
      <w:r>
        <w:t xml:space="preserve"> married, and </w:t>
      </w:r>
      <w:r w:rsidR="00EA28BA">
        <w:t>they were</w:t>
      </w:r>
      <w:r>
        <w:t xml:space="preserve"> living with their spouse. As a result of these criteria, 29 households were excluded, leaving a final sample of 729 households, consisting of 1,458 men and women</w:t>
      </w:r>
      <w:r w:rsidR="005D1EFD">
        <w:t xml:space="preserve"> (Table 2)</w:t>
      </w:r>
      <w:r w:rsidR="00300752">
        <w:t>. It is important to note that we intentionally use the terms “husband” and “wife”, rather than "household head" and "spouse." Within this analysis, there are 13 instances of women as household heads and three cases where men are identified as spouses. Among these responses, the wife in one household responded as the household head, and the husband responded as the spouse. In ten households, both respondents identified themselves as the household head, and in two households both participants identified as spouses.</w:t>
      </w:r>
    </w:p>
    <w:p w14:paraId="0ECEA830" w14:textId="77777777" w:rsidR="005D1EFD" w:rsidRPr="00D5209D" w:rsidRDefault="005D1EFD" w:rsidP="005D1EFD">
      <w:pPr>
        <w:rPr>
          <w:b/>
          <w:bCs/>
          <w:color w:val="000000"/>
        </w:rPr>
      </w:pPr>
      <w:r w:rsidRPr="00D5209D">
        <w:rPr>
          <w:b/>
          <w:bCs/>
          <w:color w:val="000000"/>
        </w:rPr>
        <w:t>Table 2. Summary statistics for the Household Cassava Dataset</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11"/>
        <w:gridCol w:w="1080"/>
        <w:gridCol w:w="1170"/>
        <w:gridCol w:w="1170"/>
        <w:gridCol w:w="1136"/>
      </w:tblGrid>
      <w:tr w:rsidR="005D1EFD" w:rsidRPr="00D5209D" w14:paraId="58BCF869" w14:textId="77777777" w:rsidTr="00D7100B">
        <w:trPr>
          <w:trHeight w:val="288"/>
          <w:jc w:val="center"/>
        </w:trPr>
        <w:tc>
          <w:tcPr>
            <w:tcW w:w="1364" w:type="dxa"/>
            <w:vMerge w:val="restart"/>
            <w:tcBorders>
              <w:top w:val="single" w:sz="4" w:space="0" w:color="auto"/>
              <w:bottom w:val="nil"/>
            </w:tcBorders>
            <w:vAlign w:val="center"/>
          </w:tcPr>
          <w:p w14:paraId="2916F289" w14:textId="77777777" w:rsidR="005D1EFD" w:rsidRPr="00D5209D" w:rsidRDefault="005D1EFD" w:rsidP="00D7100B">
            <w:pPr>
              <w:rPr>
                <w:b/>
                <w:bCs/>
                <w:sz w:val="20"/>
                <w:szCs w:val="20"/>
              </w:rPr>
            </w:pPr>
            <w:r w:rsidRPr="00D5209D">
              <w:rPr>
                <w:b/>
                <w:bCs/>
                <w:sz w:val="20"/>
                <w:szCs w:val="20"/>
              </w:rPr>
              <w:t>Category</w:t>
            </w:r>
          </w:p>
        </w:tc>
        <w:tc>
          <w:tcPr>
            <w:tcW w:w="2411" w:type="dxa"/>
            <w:vMerge w:val="restart"/>
            <w:tcBorders>
              <w:top w:val="single" w:sz="4" w:space="0" w:color="auto"/>
              <w:bottom w:val="nil"/>
            </w:tcBorders>
            <w:vAlign w:val="center"/>
          </w:tcPr>
          <w:p w14:paraId="706334FA" w14:textId="77777777" w:rsidR="005D1EFD" w:rsidRPr="00D5209D" w:rsidRDefault="005D1EFD" w:rsidP="00D7100B">
            <w:pPr>
              <w:rPr>
                <w:b/>
                <w:bCs/>
                <w:sz w:val="20"/>
                <w:szCs w:val="20"/>
              </w:rPr>
            </w:pPr>
            <w:r w:rsidRPr="00D5209D">
              <w:rPr>
                <w:b/>
                <w:bCs/>
                <w:sz w:val="20"/>
                <w:szCs w:val="20"/>
              </w:rPr>
              <w:t>Variable</w:t>
            </w:r>
          </w:p>
        </w:tc>
        <w:tc>
          <w:tcPr>
            <w:tcW w:w="2250" w:type="dxa"/>
            <w:gridSpan w:val="2"/>
            <w:tcBorders>
              <w:top w:val="single" w:sz="4" w:space="0" w:color="auto"/>
              <w:bottom w:val="nil"/>
            </w:tcBorders>
          </w:tcPr>
          <w:p w14:paraId="28F45867" w14:textId="2D791BD4" w:rsidR="005D1EFD" w:rsidRPr="00D5209D" w:rsidRDefault="00C45DE6" w:rsidP="00D7100B">
            <w:pPr>
              <w:pStyle w:val="NormalWeb"/>
              <w:spacing w:before="0" w:beforeAutospacing="0" w:after="0" w:afterAutospacing="0"/>
              <w:jc w:val="center"/>
              <w:rPr>
                <w:b/>
                <w:bCs/>
                <w:color w:val="000000"/>
                <w:sz w:val="20"/>
                <w:szCs w:val="20"/>
              </w:rPr>
            </w:pPr>
            <w:r>
              <w:rPr>
                <w:b/>
                <w:bCs/>
                <w:color w:val="000000"/>
                <w:sz w:val="20"/>
                <w:szCs w:val="20"/>
              </w:rPr>
              <w:t>Husbands</w:t>
            </w:r>
          </w:p>
        </w:tc>
        <w:tc>
          <w:tcPr>
            <w:tcW w:w="2306" w:type="dxa"/>
            <w:gridSpan w:val="2"/>
            <w:tcBorders>
              <w:top w:val="single" w:sz="4" w:space="0" w:color="auto"/>
              <w:bottom w:val="nil"/>
            </w:tcBorders>
          </w:tcPr>
          <w:p w14:paraId="40F02B61" w14:textId="5E54165E" w:rsidR="005D1EFD" w:rsidRPr="00D5209D" w:rsidRDefault="00C45DE6" w:rsidP="00D7100B">
            <w:pPr>
              <w:pStyle w:val="NormalWeb"/>
              <w:spacing w:before="0" w:beforeAutospacing="0" w:after="0" w:afterAutospacing="0"/>
              <w:jc w:val="center"/>
              <w:rPr>
                <w:b/>
                <w:bCs/>
                <w:color w:val="000000"/>
                <w:sz w:val="20"/>
                <w:szCs w:val="20"/>
              </w:rPr>
            </w:pPr>
            <w:r>
              <w:rPr>
                <w:b/>
                <w:bCs/>
                <w:color w:val="000000"/>
                <w:sz w:val="20"/>
                <w:szCs w:val="20"/>
              </w:rPr>
              <w:t>Wives</w:t>
            </w:r>
          </w:p>
        </w:tc>
      </w:tr>
      <w:tr w:rsidR="005D1EFD" w:rsidRPr="00D5209D" w14:paraId="637BB22B" w14:textId="77777777" w:rsidTr="00D7100B">
        <w:trPr>
          <w:trHeight w:val="288"/>
          <w:jc w:val="center"/>
        </w:trPr>
        <w:tc>
          <w:tcPr>
            <w:tcW w:w="1364" w:type="dxa"/>
            <w:vMerge/>
            <w:tcBorders>
              <w:top w:val="nil"/>
              <w:bottom w:val="single" w:sz="4" w:space="0" w:color="auto"/>
            </w:tcBorders>
            <w:hideMark/>
          </w:tcPr>
          <w:p w14:paraId="6492BB9E" w14:textId="77777777" w:rsidR="005D1EFD" w:rsidRPr="00D5209D" w:rsidRDefault="005D1EFD" w:rsidP="00D7100B">
            <w:pPr>
              <w:rPr>
                <w:b/>
                <w:bCs/>
                <w:sz w:val="20"/>
                <w:szCs w:val="20"/>
              </w:rPr>
            </w:pPr>
          </w:p>
        </w:tc>
        <w:tc>
          <w:tcPr>
            <w:tcW w:w="2411" w:type="dxa"/>
            <w:vMerge/>
            <w:tcBorders>
              <w:top w:val="nil"/>
              <w:bottom w:val="single" w:sz="4" w:space="0" w:color="auto"/>
            </w:tcBorders>
            <w:hideMark/>
          </w:tcPr>
          <w:p w14:paraId="6C3496AE" w14:textId="77777777" w:rsidR="005D1EFD" w:rsidRPr="00D5209D" w:rsidRDefault="005D1EFD" w:rsidP="00D7100B">
            <w:pPr>
              <w:rPr>
                <w:b/>
                <w:bCs/>
                <w:sz w:val="20"/>
                <w:szCs w:val="20"/>
              </w:rPr>
            </w:pPr>
          </w:p>
        </w:tc>
        <w:tc>
          <w:tcPr>
            <w:tcW w:w="1080" w:type="dxa"/>
            <w:tcBorders>
              <w:top w:val="nil"/>
              <w:bottom w:val="single" w:sz="4" w:space="0" w:color="auto"/>
            </w:tcBorders>
            <w:hideMark/>
          </w:tcPr>
          <w:p w14:paraId="38857BD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70" w:type="dxa"/>
            <w:tcBorders>
              <w:top w:val="nil"/>
              <w:bottom w:val="single" w:sz="4" w:space="0" w:color="auto"/>
            </w:tcBorders>
            <w:hideMark/>
          </w:tcPr>
          <w:p w14:paraId="73EC867F"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c>
          <w:tcPr>
            <w:tcW w:w="1170" w:type="dxa"/>
            <w:tcBorders>
              <w:top w:val="nil"/>
              <w:bottom w:val="single" w:sz="4" w:space="0" w:color="auto"/>
            </w:tcBorders>
            <w:hideMark/>
          </w:tcPr>
          <w:p w14:paraId="53F0BA7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36" w:type="dxa"/>
            <w:tcBorders>
              <w:top w:val="nil"/>
              <w:bottom w:val="single" w:sz="4" w:space="0" w:color="auto"/>
            </w:tcBorders>
            <w:hideMark/>
          </w:tcPr>
          <w:p w14:paraId="552E122A"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r>
      <w:tr w:rsidR="005D1EFD" w:rsidRPr="00D5209D" w14:paraId="4123D32D" w14:textId="77777777" w:rsidTr="00D7100B">
        <w:trPr>
          <w:trHeight w:val="288"/>
          <w:jc w:val="center"/>
        </w:trPr>
        <w:tc>
          <w:tcPr>
            <w:tcW w:w="1364" w:type="dxa"/>
            <w:tcBorders>
              <w:top w:val="single" w:sz="4" w:space="0" w:color="auto"/>
            </w:tcBorders>
            <w:hideMark/>
          </w:tcPr>
          <w:p w14:paraId="1B6EFE74"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Marital Status</w:t>
            </w:r>
          </w:p>
        </w:tc>
        <w:tc>
          <w:tcPr>
            <w:tcW w:w="2411" w:type="dxa"/>
            <w:tcBorders>
              <w:top w:val="single" w:sz="4" w:space="0" w:color="auto"/>
            </w:tcBorders>
            <w:hideMark/>
          </w:tcPr>
          <w:p w14:paraId="0C247206"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Married, living with spouse/s</w:t>
            </w:r>
          </w:p>
        </w:tc>
        <w:tc>
          <w:tcPr>
            <w:tcW w:w="1080" w:type="dxa"/>
            <w:tcBorders>
              <w:top w:val="single" w:sz="4" w:space="0" w:color="auto"/>
            </w:tcBorders>
            <w:hideMark/>
          </w:tcPr>
          <w:p w14:paraId="6D37076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70" w:type="dxa"/>
            <w:tcBorders>
              <w:top w:val="single" w:sz="4" w:space="0" w:color="auto"/>
            </w:tcBorders>
            <w:hideMark/>
          </w:tcPr>
          <w:p w14:paraId="7323CF3C"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c>
          <w:tcPr>
            <w:tcW w:w="1170" w:type="dxa"/>
            <w:tcBorders>
              <w:top w:val="single" w:sz="4" w:space="0" w:color="auto"/>
            </w:tcBorders>
            <w:hideMark/>
          </w:tcPr>
          <w:p w14:paraId="3FD222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36" w:type="dxa"/>
            <w:tcBorders>
              <w:top w:val="single" w:sz="4" w:space="0" w:color="auto"/>
            </w:tcBorders>
            <w:hideMark/>
          </w:tcPr>
          <w:p w14:paraId="7B7B3817"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r>
      <w:tr w:rsidR="005D1EFD" w:rsidRPr="00D5209D" w14:paraId="23EC9A4C" w14:textId="77777777" w:rsidTr="00D7100B">
        <w:trPr>
          <w:trHeight w:val="288"/>
          <w:jc w:val="center"/>
        </w:trPr>
        <w:tc>
          <w:tcPr>
            <w:tcW w:w="1364" w:type="dxa"/>
            <w:hideMark/>
          </w:tcPr>
          <w:p w14:paraId="166932C0"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lastRenderedPageBreak/>
              <w:t>Relationship to Household</w:t>
            </w:r>
          </w:p>
        </w:tc>
        <w:tc>
          <w:tcPr>
            <w:tcW w:w="2411" w:type="dxa"/>
            <w:hideMark/>
          </w:tcPr>
          <w:p w14:paraId="5CCCBB9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Head</w:t>
            </w:r>
          </w:p>
        </w:tc>
        <w:tc>
          <w:tcPr>
            <w:tcW w:w="1080" w:type="dxa"/>
            <w:hideMark/>
          </w:tcPr>
          <w:p w14:paraId="3544EFB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726</w:t>
            </w:r>
          </w:p>
        </w:tc>
        <w:tc>
          <w:tcPr>
            <w:tcW w:w="1170" w:type="dxa"/>
            <w:hideMark/>
          </w:tcPr>
          <w:p w14:paraId="30ACF5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99.59%</w:t>
            </w:r>
          </w:p>
        </w:tc>
        <w:tc>
          <w:tcPr>
            <w:tcW w:w="1170" w:type="dxa"/>
            <w:hideMark/>
          </w:tcPr>
          <w:p w14:paraId="76618D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13</w:t>
            </w:r>
          </w:p>
        </w:tc>
        <w:tc>
          <w:tcPr>
            <w:tcW w:w="1136" w:type="dxa"/>
            <w:hideMark/>
          </w:tcPr>
          <w:p w14:paraId="178351F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1.80%</w:t>
            </w:r>
          </w:p>
        </w:tc>
      </w:tr>
      <w:tr w:rsidR="005D1EFD" w:rsidRPr="00D5209D" w14:paraId="5B7C0F90" w14:textId="77777777" w:rsidTr="00D7100B">
        <w:trPr>
          <w:trHeight w:val="288"/>
          <w:jc w:val="center"/>
        </w:trPr>
        <w:tc>
          <w:tcPr>
            <w:tcW w:w="1364" w:type="dxa"/>
            <w:hideMark/>
          </w:tcPr>
          <w:p w14:paraId="46E80B1C" w14:textId="77777777" w:rsidR="005D1EFD" w:rsidRPr="00D5209D" w:rsidRDefault="005D1EFD" w:rsidP="00D7100B">
            <w:pPr>
              <w:rPr>
                <w:sz w:val="20"/>
                <w:szCs w:val="20"/>
              </w:rPr>
            </w:pPr>
          </w:p>
        </w:tc>
        <w:tc>
          <w:tcPr>
            <w:tcW w:w="2411" w:type="dxa"/>
            <w:hideMark/>
          </w:tcPr>
          <w:p w14:paraId="4EFEFF2C"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Spouse</w:t>
            </w:r>
          </w:p>
        </w:tc>
        <w:tc>
          <w:tcPr>
            <w:tcW w:w="1080" w:type="dxa"/>
            <w:hideMark/>
          </w:tcPr>
          <w:p w14:paraId="2790183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w:t>
            </w:r>
          </w:p>
        </w:tc>
        <w:tc>
          <w:tcPr>
            <w:tcW w:w="1170" w:type="dxa"/>
            <w:hideMark/>
          </w:tcPr>
          <w:p w14:paraId="5DFD0E8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0.41%</w:t>
            </w:r>
          </w:p>
        </w:tc>
        <w:tc>
          <w:tcPr>
            <w:tcW w:w="1170" w:type="dxa"/>
            <w:hideMark/>
          </w:tcPr>
          <w:p w14:paraId="50224A9F"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716</w:t>
            </w:r>
          </w:p>
        </w:tc>
        <w:tc>
          <w:tcPr>
            <w:tcW w:w="1136" w:type="dxa"/>
            <w:hideMark/>
          </w:tcPr>
          <w:p w14:paraId="4E9594D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98.20%</w:t>
            </w:r>
          </w:p>
        </w:tc>
      </w:tr>
      <w:tr w:rsidR="005D1EFD" w:rsidRPr="00D5209D" w14:paraId="4737B9FF" w14:textId="77777777" w:rsidTr="00D7100B">
        <w:trPr>
          <w:trHeight w:val="288"/>
          <w:jc w:val="center"/>
        </w:trPr>
        <w:tc>
          <w:tcPr>
            <w:tcW w:w="1364" w:type="dxa"/>
            <w:hideMark/>
          </w:tcPr>
          <w:p w14:paraId="416DF322"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Main Occupation</w:t>
            </w:r>
          </w:p>
        </w:tc>
        <w:tc>
          <w:tcPr>
            <w:tcW w:w="2411" w:type="dxa"/>
            <w:hideMark/>
          </w:tcPr>
          <w:p w14:paraId="321547CE"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Farmer (crop and livestock)</w:t>
            </w:r>
          </w:p>
        </w:tc>
        <w:tc>
          <w:tcPr>
            <w:tcW w:w="1080" w:type="dxa"/>
            <w:hideMark/>
          </w:tcPr>
          <w:p w14:paraId="7570654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588</w:t>
            </w:r>
          </w:p>
        </w:tc>
        <w:tc>
          <w:tcPr>
            <w:tcW w:w="1170" w:type="dxa"/>
            <w:hideMark/>
          </w:tcPr>
          <w:p w14:paraId="73E94A0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80.70%</w:t>
            </w:r>
          </w:p>
        </w:tc>
        <w:tc>
          <w:tcPr>
            <w:tcW w:w="1170" w:type="dxa"/>
            <w:hideMark/>
          </w:tcPr>
          <w:p w14:paraId="57C9B91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490</w:t>
            </w:r>
          </w:p>
        </w:tc>
        <w:tc>
          <w:tcPr>
            <w:tcW w:w="1136" w:type="dxa"/>
            <w:hideMark/>
          </w:tcPr>
          <w:p w14:paraId="70CEC3B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67.20%</w:t>
            </w:r>
          </w:p>
        </w:tc>
      </w:tr>
      <w:tr w:rsidR="005D1EFD" w:rsidRPr="00D5209D" w14:paraId="178B5158" w14:textId="77777777" w:rsidTr="00D7100B">
        <w:trPr>
          <w:trHeight w:val="288"/>
          <w:jc w:val="center"/>
        </w:trPr>
        <w:tc>
          <w:tcPr>
            <w:tcW w:w="1364" w:type="dxa"/>
            <w:hideMark/>
          </w:tcPr>
          <w:p w14:paraId="3FE7360A" w14:textId="77777777" w:rsidR="005D1EFD" w:rsidRPr="00D5209D" w:rsidRDefault="005D1EFD" w:rsidP="00D7100B">
            <w:pPr>
              <w:rPr>
                <w:sz w:val="20"/>
                <w:szCs w:val="20"/>
              </w:rPr>
            </w:pPr>
          </w:p>
        </w:tc>
        <w:tc>
          <w:tcPr>
            <w:tcW w:w="2411" w:type="dxa"/>
            <w:hideMark/>
          </w:tcPr>
          <w:p w14:paraId="241105A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Self-employed off farm</w:t>
            </w:r>
          </w:p>
        </w:tc>
        <w:tc>
          <w:tcPr>
            <w:tcW w:w="1080" w:type="dxa"/>
            <w:hideMark/>
          </w:tcPr>
          <w:p w14:paraId="3C11F63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81</w:t>
            </w:r>
          </w:p>
        </w:tc>
        <w:tc>
          <w:tcPr>
            <w:tcW w:w="1170" w:type="dxa"/>
            <w:hideMark/>
          </w:tcPr>
          <w:p w14:paraId="181E5D37"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11.10%</w:t>
            </w:r>
          </w:p>
        </w:tc>
        <w:tc>
          <w:tcPr>
            <w:tcW w:w="1170" w:type="dxa"/>
            <w:hideMark/>
          </w:tcPr>
          <w:p w14:paraId="5FEACF49"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160</w:t>
            </w:r>
          </w:p>
        </w:tc>
        <w:tc>
          <w:tcPr>
            <w:tcW w:w="1136" w:type="dxa"/>
            <w:hideMark/>
          </w:tcPr>
          <w:p w14:paraId="4E1F0839"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21.90%</w:t>
            </w:r>
          </w:p>
        </w:tc>
      </w:tr>
      <w:tr w:rsidR="005D1EFD" w:rsidRPr="00D5209D" w14:paraId="3AE7E3F8" w14:textId="77777777" w:rsidTr="00D7100B">
        <w:trPr>
          <w:trHeight w:val="288"/>
          <w:jc w:val="center"/>
        </w:trPr>
        <w:tc>
          <w:tcPr>
            <w:tcW w:w="1364" w:type="dxa"/>
            <w:hideMark/>
          </w:tcPr>
          <w:p w14:paraId="56BC6041" w14:textId="77777777" w:rsidR="005D1EFD" w:rsidRPr="00D5209D" w:rsidRDefault="005D1EFD" w:rsidP="00D7100B">
            <w:pPr>
              <w:rPr>
                <w:sz w:val="20"/>
                <w:szCs w:val="20"/>
              </w:rPr>
            </w:pPr>
          </w:p>
        </w:tc>
        <w:tc>
          <w:tcPr>
            <w:tcW w:w="2411" w:type="dxa"/>
            <w:hideMark/>
          </w:tcPr>
          <w:p w14:paraId="13C57BCD"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Other</w:t>
            </w:r>
          </w:p>
        </w:tc>
        <w:tc>
          <w:tcPr>
            <w:tcW w:w="1080" w:type="dxa"/>
            <w:hideMark/>
          </w:tcPr>
          <w:p w14:paraId="1A2B27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60</w:t>
            </w:r>
          </w:p>
        </w:tc>
        <w:tc>
          <w:tcPr>
            <w:tcW w:w="1170" w:type="dxa"/>
            <w:hideMark/>
          </w:tcPr>
          <w:p w14:paraId="048FF89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8.20%</w:t>
            </w:r>
          </w:p>
        </w:tc>
        <w:tc>
          <w:tcPr>
            <w:tcW w:w="1170" w:type="dxa"/>
            <w:hideMark/>
          </w:tcPr>
          <w:p w14:paraId="22415C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79</w:t>
            </w:r>
          </w:p>
        </w:tc>
        <w:tc>
          <w:tcPr>
            <w:tcW w:w="1136" w:type="dxa"/>
            <w:hideMark/>
          </w:tcPr>
          <w:p w14:paraId="408B4BCE"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10.90%</w:t>
            </w:r>
          </w:p>
        </w:tc>
      </w:tr>
      <w:tr w:rsidR="005D1EFD" w:rsidRPr="00D5209D" w14:paraId="32CB3AD2" w14:textId="77777777" w:rsidTr="00D7100B">
        <w:trPr>
          <w:trHeight w:val="288"/>
          <w:jc w:val="center"/>
        </w:trPr>
        <w:tc>
          <w:tcPr>
            <w:tcW w:w="1364" w:type="dxa"/>
            <w:hideMark/>
          </w:tcPr>
          <w:p w14:paraId="6D217B88"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Zone</w:t>
            </w:r>
          </w:p>
        </w:tc>
        <w:tc>
          <w:tcPr>
            <w:tcW w:w="2411" w:type="dxa"/>
            <w:hideMark/>
          </w:tcPr>
          <w:p w14:paraId="388CF376" w14:textId="433B5AF0" w:rsidR="005D1EFD" w:rsidRPr="00D5209D" w:rsidRDefault="005D1EFD" w:rsidP="00D7100B">
            <w:pPr>
              <w:pStyle w:val="NormalWeb"/>
              <w:spacing w:before="0" w:beforeAutospacing="0" w:after="0" w:afterAutospacing="0"/>
              <w:rPr>
                <w:sz w:val="20"/>
                <w:szCs w:val="20"/>
              </w:rPr>
            </w:pPr>
            <w:r w:rsidRPr="00D5209D">
              <w:rPr>
                <w:color w:val="000000"/>
                <w:sz w:val="20"/>
                <w:szCs w:val="20"/>
              </w:rPr>
              <w:t>1</w:t>
            </w:r>
            <w:r w:rsidR="00C45DE6">
              <w:rPr>
                <w:color w:val="000000"/>
                <w:sz w:val="20"/>
                <w:szCs w:val="20"/>
              </w:rPr>
              <w:t xml:space="preserve"> (North)</w:t>
            </w:r>
          </w:p>
        </w:tc>
        <w:tc>
          <w:tcPr>
            <w:tcW w:w="1080" w:type="dxa"/>
            <w:hideMark/>
          </w:tcPr>
          <w:p w14:paraId="1264D4A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70" w:type="dxa"/>
            <w:hideMark/>
          </w:tcPr>
          <w:p w14:paraId="413EDBE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c>
          <w:tcPr>
            <w:tcW w:w="1170" w:type="dxa"/>
            <w:hideMark/>
          </w:tcPr>
          <w:p w14:paraId="23868FC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36" w:type="dxa"/>
            <w:hideMark/>
          </w:tcPr>
          <w:p w14:paraId="7C465F8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r>
      <w:tr w:rsidR="005D1EFD" w:rsidRPr="00D5209D" w14:paraId="4C8D0E7A" w14:textId="77777777" w:rsidTr="00D7100B">
        <w:trPr>
          <w:trHeight w:val="288"/>
          <w:jc w:val="center"/>
        </w:trPr>
        <w:tc>
          <w:tcPr>
            <w:tcW w:w="1364" w:type="dxa"/>
            <w:hideMark/>
          </w:tcPr>
          <w:p w14:paraId="399C6B79" w14:textId="77777777" w:rsidR="005D1EFD" w:rsidRPr="00D5209D" w:rsidRDefault="005D1EFD" w:rsidP="00D7100B">
            <w:pPr>
              <w:rPr>
                <w:sz w:val="20"/>
                <w:szCs w:val="20"/>
              </w:rPr>
            </w:pPr>
          </w:p>
        </w:tc>
        <w:tc>
          <w:tcPr>
            <w:tcW w:w="2411" w:type="dxa"/>
            <w:hideMark/>
          </w:tcPr>
          <w:p w14:paraId="40D3CAFD" w14:textId="52E1EC5E" w:rsidR="005D1EFD" w:rsidRPr="00D5209D" w:rsidRDefault="005D1EFD" w:rsidP="00D7100B">
            <w:pPr>
              <w:pStyle w:val="NormalWeb"/>
              <w:spacing w:before="0" w:beforeAutospacing="0" w:after="0" w:afterAutospacing="0"/>
              <w:rPr>
                <w:sz w:val="20"/>
                <w:szCs w:val="20"/>
              </w:rPr>
            </w:pPr>
            <w:r w:rsidRPr="00D5209D">
              <w:rPr>
                <w:color w:val="000000"/>
                <w:sz w:val="20"/>
                <w:szCs w:val="20"/>
              </w:rPr>
              <w:t>2</w:t>
            </w:r>
            <w:r w:rsidR="00C45DE6">
              <w:rPr>
                <w:color w:val="000000"/>
                <w:sz w:val="20"/>
                <w:szCs w:val="20"/>
              </w:rPr>
              <w:t xml:space="preserve"> (South South)</w:t>
            </w:r>
          </w:p>
        </w:tc>
        <w:tc>
          <w:tcPr>
            <w:tcW w:w="1080" w:type="dxa"/>
            <w:hideMark/>
          </w:tcPr>
          <w:p w14:paraId="181F111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70" w:type="dxa"/>
            <w:hideMark/>
          </w:tcPr>
          <w:p w14:paraId="7ADEAC1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c>
          <w:tcPr>
            <w:tcW w:w="1170" w:type="dxa"/>
            <w:hideMark/>
          </w:tcPr>
          <w:p w14:paraId="4B7DC6C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36" w:type="dxa"/>
            <w:hideMark/>
          </w:tcPr>
          <w:p w14:paraId="3340807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r>
      <w:tr w:rsidR="005D1EFD" w:rsidRPr="00D5209D" w14:paraId="1268C256" w14:textId="77777777" w:rsidTr="00D7100B">
        <w:trPr>
          <w:trHeight w:val="288"/>
          <w:jc w:val="center"/>
        </w:trPr>
        <w:tc>
          <w:tcPr>
            <w:tcW w:w="1364" w:type="dxa"/>
            <w:hideMark/>
          </w:tcPr>
          <w:p w14:paraId="5A712F77" w14:textId="77777777" w:rsidR="005D1EFD" w:rsidRPr="00D5209D" w:rsidRDefault="005D1EFD" w:rsidP="00D7100B">
            <w:pPr>
              <w:rPr>
                <w:sz w:val="20"/>
                <w:szCs w:val="20"/>
              </w:rPr>
            </w:pPr>
          </w:p>
        </w:tc>
        <w:tc>
          <w:tcPr>
            <w:tcW w:w="2411" w:type="dxa"/>
            <w:hideMark/>
          </w:tcPr>
          <w:p w14:paraId="4336DD91" w14:textId="7C065A0E" w:rsidR="005D1EFD" w:rsidRPr="00D5209D" w:rsidRDefault="005D1EFD" w:rsidP="00D7100B">
            <w:pPr>
              <w:pStyle w:val="NormalWeb"/>
              <w:spacing w:before="0" w:beforeAutospacing="0" w:after="0" w:afterAutospacing="0"/>
              <w:rPr>
                <w:sz w:val="20"/>
                <w:szCs w:val="20"/>
              </w:rPr>
            </w:pPr>
            <w:r w:rsidRPr="00D5209D">
              <w:rPr>
                <w:color w:val="000000"/>
                <w:sz w:val="20"/>
                <w:szCs w:val="20"/>
              </w:rPr>
              <w:t>3</w:t>
            </w:r>
            <w:r w:rsidR="00C45DE6">
              <w:rPr>
                <w:color w:val="000000"/>
                <w:sz w:val="20"/>
                <w:szCs w:val="20"/>
              </w:rPr>
              <w:t xml:space="preserve"> (South East)</w:t>
            </w:r>
          </w:p>
        </w:tc>
        <w:tc>
          <w:tcPr>
            <w:tcW w:w="1080" w:type="dxa"/>
            <w:hideMark/>
          </w:tcPr>
          <w:p w14:paraId="2ADEEEC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70" w:type="dxa"/>
            <w:hideMark/>
          </w:tcPr>
          <w:p w14:paraId="457A04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c>
          <w:tcPr>
            <w:tcW w:w="1170" w:type="dxa"/>
            <w:hideMark/>
          </w:tcPr>
          <w:p w14:paraId="751A105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36" w:type="dxa"/>
            <w:hideMark/>
          </w:tcPr>
          <w:p w14:paraId="03F2BDD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r>
      <w:tr w:rsidR="005D1EFD" w:rsidRPr="00D5209D" w14:paraId="49685C4A" w14:textId="77777777" w:rsidTr="00D7100B">
        <w:trPr>
          <w:trHeight w:val="288"/>
          <w:jc w:val="center"/>
        </w:trPr>
        <w:tc>
          <w:tcPr>
            <w:tcW w:w="1364" w:type="dxa"/>
            <w:hideMark/>
          </w:tcPr>
          <w:p w14:paraId="57F414B0" w14:textId="77777777" w:rsidR="005D1EFD" w:rsidRPr="00D5209D" w:rsidRDefault="005D1EFD" w:rsidP="00D7100B">
            <w:pPr>
              <w:rPr>
                <w:sz w:val="20"/>
                <w:szCs w:val="20"/>
              </w:rPr>
            </w:pPr>
          </w:p>
        </w:tc>
        <w:tc>
          <w:tcPr>
            <w:tcW w:w="2411" w:type="dxa"/>
            <w:hideMark/>
          </w:tcPr>
          <w:p w14:paraId="49CA8DA9" w14:textId="3FF81A5D" w:rsidR="005D1EFD" w:rsidRPr="00D5209D" w:rsidRDefault="005D1EFD" w:rsidP="00D7100B">
            <w:pPr>
              <w:pStyle w:val="NormalWeb"/>
              <w:spacing w:before="0" w:beforeAutospacing="0" w:after="0" w:afterAutospacing="0"/>
              <w:rPr>
                <w:sz w:val="20"/>
                <w:szCs w:val="20"/>
              </w:rPr>
            </w:pPr>
            <w:r w:rsidRPr="00D5209D">
              <w:rPr>
                <w:color w:val="000000"/>
                <w:sz w:val="20"/>
                <w:szCs w:val="20"/>
              </w:rPr>
              <w:t>4</w:t>
            </w:r>
            <w:r w:rsidR="00C45DE6">
              <w:rPr>
                <w:color w:val="000000"/>
                <w:sz w:val="20"/>
                <w:szCs w:val="20"/>
              </w:rPr>
              <w:t xml:space="preserve"> (South West)</w:t>
            </w:r>
          </w:p>
        </w:tc>
        <w:tc>
          <w:tcPr>
            <w:tcW w:w="1080" w:type="dxa"/>
            <w:hideMark/>
          </w:tcPr>
          <w:p w14:paraId="7AA9718B"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70" w:type="dxa"/>
            <w:hideMark/>
          </w:tcPr>
          <w:p w14:paraId="5175E9F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c>
          <w:tcPr>
            <w:tcW w:w="1170" w:type="dxa"/>
            <w:hideMark/>
          </w:tcPr>
          <w:p w14:paraId="339C938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36" w:type="dxa"/>
            <w:hideMark/>
          </w:tcPr>
          <w:p w14:paraId="18D54943"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r>
    </w:tbl>
    <w:p w14:paraId="1A03750B" w14:textId="77777777" w:rsidR="005D1EFD" w:rsidRDefault="005D1EFD" w:rsidP="001A44CA"/>
    <w:p w14:paraId="540A4567" w14:textId="13A2125C" w:rsidR="00311FF2" w:rsidRDefault="00406A40" w:rsidP="001A44CA">
      <w:r w:rsidRPr="00450643">
        <w:rPr>
          <w:highlight w:val="yellow"/>
        </w:rPr>
        <w:t>WE NEED A DESCRIPTION OF THE DNA FINGERPRINTING DATA</w:t>
      </w:r>
      <w:r w:rsidR="009D4EEB">
        <w:t xml:space="preserve"> </w:t>
      </w:r>
      <w:r w:rsidR="009D4EEB" w:rsidRPr="009D4EEB">
        <w:rPr>
          <w:highlight w:val="yellow"/>
        </w:rPr>
        <w:t>analysis</w:t>
      </w:r>
    </w:p>
    <w:p w14:paraId="21004195" w14:textId="0AF500DE" w:rsidR="00B56038" w:rsidRDefault="00B56038" w:rsidP="001A44CA">
      <w:r w:rsidRPr="00B56038">
        <w:rPr>
          <w:highlight w:val="yellow"/>
        </w:rPr>
        <w:t>DESCRIPTION OF PLOT LEVEL ANALYSIS CONVERSION</w:t>
      </w:r>
    </w:p>
    <w:p w14:paraId="1E65C1CC" w14:textId="499DA88E" w:rsidR="00AE1BA6" w:rsidRDefault="00AE1BA6" w:rsidP="001A44CA">
      <w:r w:rsidRPr="00AE1BA6">
        <w:rPr>
          <w:highlight w:val="yellow"/>
        </w:rPr>
        <w:t xml:space="preserve">DECRIPTION OF HOW ADOPTION </w:t>
      </w:r>
      <w:r w:rsidR="007D439A">
        <w:rPr>
          <w:highlight w:val="yellow"/>
        </w:rPr>
        <w:t>dependent variables were</w:t>
      </w:r>
      <w:r w:rsidRPr="00AE1BA6">
        <w:rPr>
          <w:highlight w:val="yellow"/>
        </w:rPr>
        <w:t xml:space="preserve"> DEFINED</w:t>
      </w:r>
    </w:p>
    <w:p w14:paraId="4ADA4FB8" w14:textId="15AB2B48" w:rsidR="00175EA3" w:rsidRDefault="009F6765" w:rsidP="007729EE">
      <w:pPr>
        <w:pStyle w:val="Heading1"/>
        <w:numPr>
          <w:ilvl w:val="0"/>
          <w:numId w:val="3"/>
        </w:numPr>
      </w:pPr>
      <w:r>
        <w:t>Empirical framework</w:t>
      </w:r>
    </w:p>
    <w:p w14:paraId="7FE9B0F9" w14:textId="54615FCD" w:rsidR="00F7330B" w:rsidRDefault="00F7330B" w:rsidP="001A44CA">
      <w:r>
        <w:t>In t</w:t>
      </w:r>
      <w:r w:rsidRPr="00F7330B">
        <w:t>his section</w:t>
      </w:r>
      <w:r>
        <w:t xml:space="preserve">, we </w:t>
      </w:r>
      <w:r w:rsidR="00054DEF">
        <w:t>initially</w:t>
      </w:r>
      <w:r>
        <w:t xml:space="preserve"> discuss</w:t>
      </w:r>
      <w:r w:rsidR="00054DEF">
        <w:t xml:space="preserve"> the impact of</w:t>
      </w:r>
      <w:r w:rsidRPr="00F7330B">
        <w:t xml:space="preserve"> measurement errors </w:t>
      </w:r>
      <w:r w:rsidR="00054DEF">
        <w:t>in binary response models, followed by the</w:t>
      </w:r>
      <w:r>
        <w:t xml:space="preserve"> </w:t>
      </w:r>
      <w:r w:rsidRPr="00F7330B">
        <w:t>introduc</w:t>
      </w:r>
      <w:r w:rsidR="00054DEF">
        <w:t xml:space="preserve">tion of </w:t>
      </w:r>
      <w:r>
        <w:t xml:space="preserve">the </w:t>
      </w:r>
      <w:r w:rsidRPr="00F7330B">
        <w:t xml:space="preserve">Oaxaca decomposition method to </w:t>
      </w:r>
      <w:r>
        <w:t>breakdown the</w:t>
      </w:r>
      <w:r w:rsidRPr="00F7330B">
        <w:t xml:space="preserve"> compound </w:t>
      </w:r>
      <w:r>
        <w:t xml:space="preserve">gender </w:t>
      </w:r>
      <w:commentRangeStart w:id="62"/>
      <w:commentRangeStart w:id="63"/>
      <w:r w:rsidRPr="00F7330B">
        <w:t>effects</w:t>
      </w:r>
      <w:commentRangeEnd w:id="62"/>
      <w:r w:rsidR="007D5C11">
        <w:rPr>
          <w:rStyle w:val="CommentReference"/>
        </w:rPr>
        <w:commentReference w:id="62"/>
      </w:r>
      <w:commentRangeEnd w:id="63"/>
      <w:r w:rsidR="000E6CC2">
        <w:rPr>
          <w:rStyle w:val="CommentReference"/>
        </w:rPr>
        <w:commentReference w:id="63"/>
      </w:r>
      <w:r w:rsidRPr="00F7330B">
        <w:t xml:space="preserve">. </w:t>
      </w:r>
    </w:p>
    <w:p w14:paraId="1130386B" w14:textId="62A81C2E" w:rsidR="007729EE" w:rsidRPr="00450643" w:rsidRDefault="007729EE" w:rsidP="007729EE">
      <w:pPr>
        <w:pStyle w:val="Heading2"/>
        <w:rPr>
          <w:i/>
          <w:iCs/>
        </w:rPr>
      </w:pPr>
      <w:r w:rsidRPr="00450643">
        <w:rPr>
          <w:i/>
          <w:iCs/>
        </w:rPr>
        <w:t>The impact of measurement error in binary response model</w:t>
      </w:r>
      <w:r w:rsidR="00604FA0" w:rsidRPr="00450643">
        <w:rPr>
          <w:i/>
          <w:iCs/>
        </w:rPr>
        <w:t>s</w:t>
      </w:r>
    </w:p>
    <w:p w14:paraId="31C308F9" w14:textId="664E054C" w:rsidR="0052051B" w:rsidRDefault="00FF105F" w:rsidP="001A44CA">
      <w:r>
        <w:t xml:space="preserve">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w:r w:rsidR="00F7330B">
        <w:t>represent</w:t>
      </w:r>
      <w:r>
        <w:t xml:space="preserve"> the outcome variable of interest, </w:t>
      </w:r>
      <w:r w:rsidR="00F7330B">
        <w:t xml:space="preserve">which is </w:t>
      </w:r>
      <w:r>
        <w:t>adoption of improved cassava varieties (ICV)</w:t>
      </w:r>
      <w:r w:rsidR="00604FA0">
        <w:t xml:space="preserve"> for this paper</w:t>
      </w:r>
      <w:r>
        <w:t xml:space="preserve">. </w:t>
      </w:r>
      <w:r w:rsidR="00F7330B" w:rsidRPr="00F7330B">
        <w:t>Assuming that the probability of adopting ICV is contingent on resources and socio-economic variables, we can express this relationship as follows:</w:t>
      </w:r>
      <w:r w:rsidR="002326EB" w:rsidRPr="00FA78A7">
        <w:rPr>
          <w:noProof/>
          <w:position w:val="-4"/>
        </w:rPr>
        <w:object w:dxaOrig="180" w:dyaOrig="279" w14:anchorId="549588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8.85pt;height:14.85pt;mso-width-percent:0;mso-height-percent:0;mso-width-percent:0;mso-height-percent:0" o:ole="">
            <v:imagedata r:id="rId22" o:title=""/>
          </v:shape>
          <o:OLEObject Type="Embed" ProgID="Equation.DSMT4" ShapeID="_x0000_i1050" DrawAspect="Content" ObjectID="_1764158112" r:id="rId23"/>
        </w:object>
      </w:r>
    </w:p>
    <w:p w14:paraId="675B1F2C" w14:textId="367B5369" w:rsidR="00FA78A7" w:rsidRDefault="00FA78A7" w:rsidP="001A44CA">
      <w:pPr>
        <w:pStyle w:val="MTDisplayEquation"/>
      </w:pPr>
      <w:r>
        <w:tab/>
      </w:r>
      <w:r w:rsidR="002326EB" w:rsidRPr="00FA78A7">
        <w:rPr>
          <w:noProof/>
          <w:position w:val="-12"/>
        </w:rPr>
        <w:object w:dxaOrig="1240" w:dyaOrig="380" w14:anchorId="64051255">
          <v:shape id="_x0000_i1049" type="#_x0000_t75" alt="" style="width:63.15pt;height:19.05pt;mso-width-percent:0;mso-height-percent:0;mso-width-percent:0;mso-height-percent:0" o:ole="">
            <v:imagedata r:id="rId24" o:title=""/>
          </v:shape>
          <o:OLEObject Type="Embed" ProgID="Equation.DSMT4" ShapeID="_x0000_i1049" DrawAspect="Content" ObjectID="_1764158113" r:id="rId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1</w:instrText>
        </w:r>
      </w:fldSimple>
      <w:r>
        <w:instrText>)</w:instrText>
      </w:r>
      <w:r>
        <w:fldChar w:fldCharType="end"/>
      </w:r>
    </w:p>
    <w:p w14:paraId="1A4386B8" w14:textId="5A2E26B9" w:rsidR="008B37FB" w:rsidRDefault="006C5681" w:rsidP="001A44CA">
      <w:r>
        <w:lastRenderedPageBreak/>
        <w:t xml:space="preserve">Where </w:t>
      </w:r>
      <w:bookmarkStart w:id="64" w:name="MTBlankEqn"/>
      <w:r w:rsidR="002326EB" w:rsidRPr="006C5681">
        <w:rPr>
          <w:noProof/>
          <w:position w:val="-12"/>
        </w:rPr>
        <w:object w:dxaOrig="240" w:dyaOrig="360" w14:anchorId="313C3274">
          <v:shape id="_x0000_i1048" type="#_x0000_t75" alt="" style="width:12.1pt;height:18.1pt;mso-width-percent:0;mso-height-percent:0;mso-width-percent:0;mso-height-percent:0" o:ole="">
            <v:imagedata r:id="rId26" o:title=""/>
          </v:shape>
          <o:OLEObject Type="Embed" ProgID="Equation.DSMT4" ShapeID="_x0000_i1048" DrawAspect="Content" ObjectID="_1764158114" r:id="rId27"/>
        </w:object>
      </w:r>
      <w:bookmarkEnd w:id="64"/>
      <w:r>
        <w:t xml:space="preserve"> is independent from a standard normal distribution</w:t>
      </w:r>
      <w:r w:rsidR="00560CD5">
        <w:t>,</w:t>
      </w:r>
      <w:r>
        <w:t xml:space="preserve"> and </w:t>
      </w:r>
      <w:r w:rsidR="002326EB" w:rsidRPr="006C5681">
        <w:rPr>
          <w:noProof/>
          <w:position w:val="-10"/>
        </w:rPr>
        <w:object w:dxaOrig="240" w:dyaOrig="320" w14:anchorId="6F108F3B">
          <v:shape id="_x0000_i1047" type="#_x0000_t75" alt="" style="width:12.1pt;height:15.8pt;mso-width-percent:0;mso-height-percent:0;mso-width-percent:0;mso-height-percent:0" o:ole="">
            <v:imagedata r:id="rId28" o:title=""/>
          </v:shape>
          <o:OLEObject Type="Embed" ProgID="Equation.DSMT4" ShapeID="_x0000_i1047" DrawAspect="Content" ObjectID="_1764158115" r:id="rId29"/>
        </w:object>
      </w:r>
      <w:r>
        <w:t xml:space="preserve"> is the K-by-1 coefficient vector of interest.</w:t>
      </w:r>
      <w:r w:rsidR="0032591F">
        <w:t xml:space="preserve"> </w:t>
      </w:r>
      <w:r w:rsidR="008B37FB">
        <w:t>The observable outcomes of the binary choice are represented by binary indicator variable</w:t>
      </w:r>
      <w:r w:rsidR="00373C14">
        <w:t>:</w:t>
      </w:r>
    </w:p>
    <w:p w14:paraId="627951EE" w14:textId="1BA04DA3" w:rsidR="008B37FB" w:rsidRDefault="00FA78A7" w:rsidP="001A44CA">
      <w:pPr>
        <w:pStyle w:val="MTDisplayEquation"/>
      </w:pPr>
      <w:r>
        <w:tab/>
      </w:r>
      <w:r w:rsidR="002326EB" w:rsidRPr="00FA78A7">
        <w:rPr>
          <w:noProof/>
          <w:position w:val="-32"/>
        </w:rPr>
        <w:object w:dxaOrig="2820" w:dyaOrig="760" w14:anchorId="0F5A2608">
          <v:shape id="_x0000_i1046" type="#_x0000_t75" alt="" style="width:142.15pt;height:39pt;mso-width-percent:0;mso-height-percent:0;mso-width-percent:0;mso-height-percent:0" o:ole="">
            <v:imagedata r:id="rId30" o:title=""/>
          </v:shape>
          <o:OLEObject Type="Embed" ProgID="Equation.DSMT4" ShapeID="_x0000_i1046" DrawAspect="Content" ObjectID="_1764158116" r:id="rId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2</w:instrText>
        </w:r>
      </w:fldSimple>
      <w:r>
        <w:instrText>)</w:instrText>
      </w:r>
      <w:r>
        <w:fldChar w:fldCharType="end"/>
      </w:r>
    </w:p>
    <w:p w14:paraId="76ADAD74" w14:textId="1F690E78" w:rsidR="00C64BBD" w:rsidRPr="00C64BBD" w:rsidRDefault="00213D88" w:rsidP="001A44CA">
      <w:r>
        <w:t xml:space="preserve">Where </w:t>
      </w:r>
      <w:r w:rsidRPr="00906CE6">
        <w:rPr>
          <w:i/>
          <w:iCs/>
        </w:rPr>
        <w:t>F</w:t>
      </w:r>
      <w:r>
        <w:rPr>
          <w:i/>
          <w:iCs/>
        </w:rPr>
        <w:t xml:space="preserve"> </w:t>
      </w:r>
      <w:r>
        <w:t xml:space="preserve">denotes the </w:t>
      </w:r>
      <w:commentRangeStart w:id="65"/>
      <w:r>
        <w:t xml:space="preserve">c.d.f </w:t>
      </w:r>
      <w:commentRangeEnd w:id="65"/>
      <w:r w:rsidR="00604FA0">
        <w:rPr>
          <w:rStyle w:val="CommentReference"/>
        </w:rPr>
        <w:commentReference w:id="65"/>
      </w:r>
      <w:r>
        <w:t xml:space="preserve">function. </w:t>
      </w:r>
      <w:r w:rsidR="00C64BBD">
        <w:t>Then the probabilities of false positives and false negatives are:</w:t>
      </w:r>
    </w:p>
    <w:p w14:paraId="4969307D" w14:textId="5D55C093" w:rsidR="0052051B" w:rsidRDefault="009D3E80" w:rsidP="001A44CA">
      <w:pPr>
        <w:pStyle w:val="MTDisplayEquation"/>
      </w:pPr>
      <w:r>
        <w:tab/>
      </w:r>
      <w:r w:rsidR="002326EB" w:rsidRPr="009D3E80">
        <w:rPr>
          <w:noProof/>
          <w:position w:val="-32"/>
        </w:rPr>
        <w:object w:dxaOrig="2680" w:dyaOrig="760" w14:anchorId="6091AC52">
          <v:shape id="_x0000_i1045" type="#_x0000_t75" alt="" style="width:133.8pt;height:39pt;mso-width-percent:0;mso-height-percent:0;mso-width-percent:0;mso-height-percent:0" o:ole="">
            <v:imagedata r:id="rId32" o:title=""/>
          </v:shape>
          <o:OLEObject Type="Embed" ProgID="Equation.DSMT4" ShapeID="_x0000_i1045" DrawAspect="Content" ObjectID="_1764158117" r:id="rId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3</w:instrText>
        </w:r>
      </w:fldSimple>
      <w:r>
        <w:instrText>)</w:instrText>
      </w:r>
      <w:r>
        <w:fldChar w:fldCharType="end"/>
      </w:r>
    </w:p>
    <w:p w14:paraId="30578C19" w14:textId="5884A379" w:rsidR="009B5B55" w:rsidRDefault="00906CE6" w:rsidP="001A44CA">
      <w:bookmarkStart w:id="66" w:name="_Hlk153171706"/>
      <w:r>
        <w:t xml:space="preserve">As </w:t>
      </w:r>
      <w:r w:rsidR="009B5B55">
        <w:t>Hausma</w:t>
      </w:r>
      <w:r w:rsidR="004A7496">
        <w:t>n, Abrevaya, and Scott-Morton</w:t>
      </w:r>
      <w:r w:rsidR="009B5B55">
        <w:t xml:space="preserve"> (1998) demonstrated</w:t>
      </w:r>
      <w:r w:rsidR="004A7496">
        <w:t>,</w:t>
      </w:r>
      <w:r w:rsidR="009B5B55">
        <w:t xml:space="preserve"> the estimated marginal effects </w:t>
      </w:r>
      <w:r w:rsidR="00567338">
        <w:t>based on</w:t>
      </w:r>
      <w:r w:rsidR="009B5B55">
        <w:t xml:space="preserve"> the observed data</w:t>
      </w:r>
      <w:r w:rsidR="00567338">
        <w:t xml:space="preserve"> are</w:t>
      </w:r>
      <w:r w:rsidR="009B5B55">
        <w:t>:</w:t>
      </w:r>
    </w:p>
    <w:bookmarkEnd w:id="66"/>
    <w:p w14:paraId="6B79BAF9" w14:textId="53097EAC" w:rsidR="009B5B55" w:rsidRDefault="009B5B55" w:rsidP="001A44CA">
      <w:pPr>
        <w:pStyle w:val="MTDisplayEquation"/>
      </w:pPr>
      <w:r>
        <w:tab/>
      </w:r>
      <w:r w:rsidR="002326EB" w:rsidRPr="009B5B55">
        <w:rPr>
          <w:noProof/>
          <w:position w:val="-24"/>
        </w:rPr>
        <w:object w:dxaOrig="4000" w:dyaOrig="620" w14:anchorId="764B45E5">
          <v:shape id="_x0000_i1044" type="#_x0000_t75" alt="" style="width:201.15pt;height:30.2pt;mso-width-percent:0;mso-height-percent:0;mso-width-percent:0;mso-height-percent:0" o:ole="">
            <v:imagedata r:id="rId34" o:title=""/>
          </v:shape>
          <o:OLEObject Type="Embed" ProgID="Equation.DSMT4" ShapeID="_x0000_i1044" DrawAspect="Content" ObjectID="_1764158118" r:id="rId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4</w:instrText>
        </w:r>
      </w:fldSimple>
      <w:r>
        <w:instrText>)</w:instrText>
      </w:r>
      <w:r>
        <w:fldChar w:fldCharType="end"/>
      </w:r>
    </w:p>
    <w:p w14:paraId="13FAD383" w14:textId="36AE3DC8" w:rsidR="00906CE6" w:rsidRDefault="00906CE6" w:rsidP="001A44CA">
      <w:r>
        <w:t xml:space="preserve">When there is no misclassification, </w:t>
      </w:r>
      <w:r w:rsidR="002326EB" w:rsidRPr="00906CE6">
        <w:rPr>
          <w:noProof/>
          <w:position w:val="-12"/>
        </w:rPr>
        <w:object w:dxaOrig="1080" w:dyaOrig="360" w14:anchorId="3F8B2C5F">
          <v:shape id="_x0000_i1043" type="#_x0000_t75" alt="" style="width:53.9pt;height:18.1pt;mso-width-percent:0;mso-height-percent:0;mso-width-percent:0;mso-height-percent:0" o:ole="">
            <v:imagedata r:id="rId36" o:title=""/>
          </v:shape>
          <o:OLEObject Type="Embed" ProgID="Equation.DSMT4" ShapeID="_x0000_i1043" DrawAspect="Content" ObjectID="_1764158119" r:id="rId37"/>
        </w:object>
      </w:r>
      <w:r>
        <w:t>, and eq. (4) is</w:t>
      </w:r>
      <w:r w:rsidR="001F5986">
        <w:t xml:space="preserve"> unbiased</w:t>
      </w:r>
      <w:r>
        <w:t>:</w:t>
      </w:r>
    </w:p>
    <w:p w14:paraId="1950E335" w14:textId="3D633609" w:rsidR="00906CE6" w:rsidRPr="00906CE6" w:rsidRDefault="00906CE6" w:rsidP="001A44CA">
      <w:pPr>
        <w:pStyle w:val="MTDisplayEquation"/>
      </w:pPr>
      <w:r>
        <w:tab/>
      </w:r>
      <w:r w:rsidR="002326EB" w:rsidRPr="00906CE6">
        <w:rPr>
          <w:noProof/>
          <w:position w:val="-24"/>
        </w:rPr>
        <w:object w:dxaOrig="2500" w:dyaOrig="620" w14:anchorId="478E762A">
          <v:shape id="_x0000_i1042" type="#_x0000_t75" alt="" style="width:125.9pt;height:30.2pt;mso-width-percent:0;mso-height-percent:0;mso-width-percent:0;mso-height-percent:0" o:ole="">
            <v:imagedata r:id="rId38" o:title=""/>
          </v:shape>
          <o:OLEObject Type="Embed" ProgID="Equation.DSMT4" ShapeID="_x0000_i1042" DrawAspect="Content" ObjectID="_1764158120" r:id="rId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5</w:instrText>
        </w:r>
      </w:fldSimple>
      <w:r>
        <w:instrText>)</w:instrText>
      </w:r>
      <w:r>
        <w:fldChar w:fldCharType="end"/>
      </w:r>
    </w:p>
    <w:p w14:paraId="6A1EE778" w14:textId="77777777" w:rsidR="004E0509" w:rsidRDefault="00D514AF" w:rsidP="001A44CA">
      <w:pPr>
        <w:rPr>
          <w:i/>
          <w:iCs/>
        </w:rPr>
      </w:pPr>
      <w:r>
        <w:t>On the other hand</w:t>
      </w:r>
      <w:r w:rsidR="00EC0779">
        <w:t xml:space="preserve">, </w:t>
      </w:r>
      <w:r w:rsidR="00567338">
        <w:t>when the data contains false negatives (</w:t>
      </w:r>
      <w:r w:rsidR="002326EB" w:rsidRPr="00567338">
        <w:rPr>
          <w:noProof/>
          <w:position w:val="-12"/>
        </w:rPr>
        <w:object w:dxaOrig="1640" w:dyaOrig="360" w14:anchorId="1CABD8C1">
          <v:shape id="_x0000_i1041" type="#_x0000_t75" alt="" style="width:83.15pt;height:18.1pt;mso-width-percent:0;mso-height-percent:0;mso-width-percent:0;mso-height-percent:0" o:ole="">
            <v:imagedata r:id="rId40" o:title=""/>
          </v:shape>
          <o:OLEObject Type="Embed" ProgID="Equation.DSMT4" ShapeID="_x0000_i1041" DrawAspect="Content" ObjectID="_1764158121" r:id="rId41"/>
        </w:object>
      </w:r>
      <w:r w:rsidR="00567338">
        <w:t>)</w:t>
      </w:r>
      <w:r w:rsidR="001F5986">
        <w:t xml:space="preserve">, </w:t>
      </w:r>
      <w:r w:rsidR="000E5CD1" w:rsidRPr="000E5CD1">
        <w:t xml:space="preserve">given the assumption that the self-reported adoption data is independent of the covariates </w:t>
      </w:r>
      <w:r w:rsidR="000E5CD1" w:rsidRPr="000E5CD1">
        <w:rPr>
          <w:i/>
          <w:iCs/>
        </w:rPr>
        <w:t>X</w:t>
      </w:r>
      <w:r w:rsidR="004E0509">
        <w:rPr>
          <w:i/>
          <w:iCs/>
        </w:rPr>
        <w:t>:</w:t>
      </w:r>
    </w:p>
    <w:p w14:paraId="3B53D36B" w14:textId="52F9D002" w:rsidR="004E0509" w:rsidRDefault="004E0509" w:rsidP="001A44CA">
      <w:pPr>
        <w:pStyle w:val="MTDisplayEquation"/>
      </w:pPr>
      <w:r>
        <w:tab/>
      </w:r>
      <w:r w:rsidR="002326EB" w:rsidRPr="004E0509">
        <w:rPr>
          <w:noProof/>
          <w:position w:val="-12"/>
        </w:rPr>
        <w:object w:dxaOrig="1880" w:dyaOrig="360" w14:anchorId="2B18CA48">
          <v:shape id="_x0000_i1040" type="#_x0000_t75" alt="" style="width:95.25pt;height:18.1pt;mso-width-percent:0;mso-height-percent:0;mso-width-percent:0;mso-height-percent:0" o:ole="">
            <v:imagedata r:id="rId42" o:title=""/>
          </v:shape>
          <o:OLEObject Type="Embed" ProgID="Equation.DSMT4" ShapeID="_x0000_i1040" DrawAspect="Content" ObjectID="_1764158122" r:id="rId4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6</w:instrText>
        </w:r>
      </w:fldSimple>
      <w:r>
        <w:instrText>)</w:instrText>
      </w:r>
      <w:r>
        <w:fldChar w:fldCharType="end"/>
      </w:r>
    </w:p>
    <w:p w14:paraId="445013B9" w14:textId="6325DD28" w:rsidR="001F5986" w:rsidRDefault="004E0509" w:rsidP="001A44CA">
      <w:r>
        <w:t>T</w:t>
      </w:r>
      <w:r w:rsidR="00FA69A4">
        <w:t>he</w:t>
      </w:r>
      <w:r>
        <w:t>n the</w:t>
      </w:r>
      <w:r w:rsidR="00FA69A4">
        <w:t xml:space="preserve"> estimated marginal effects are </w:t>
      </w:r>
      <w:r w:rsidR="001F5986" w:rsidRPr="001F5986">
        <w:t>proportional to the true marginal effects:</w:t>
      </w:r>
    </w:p>
    <w:p w14:paraId="6B44DE62" w14:textId="454E8C07" w:rsidR="001F5986" w:rsidRDefault="001F5986" w:rsidP="001A44CA">
      <w:pPr>
        <w:pStyle w:val="MTDisplayEquation"/>
      </w:pPr>
      <w:r>
        <w:lastRenderedPageBreak/>
        <w:tab/>
      </w:r>
      <w:r w:rsidR="002326EB" w:rsidRPr="001F5986">
        <w:rPr>
          <w:noProof/>
          <w:position w:val="-24"/>
        </w:rPr>
        <w:object w:dxaOrig="3140" w:dyaOrig="620" w14:anchorId="0A0AB5C9">
          <v:shape id="_x0000_i1039" type="#_x0000_t75" alt="" style="width:157pt;height:30.2pt;mso-width-percent:0;mso-height-percent:0;mso-width-percent:0;mso-height-percent:0" o:ole="">
            <v:imagedata r:id="rId44" o:title=""/>
          </v:shape>
          <o:OLEObject Type="Embed" ProgID="Equation.DSMT4" ShapeID="_x0000_i1039" DrawAspect="Content" ObjectID="_1764158123" r:id="rId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7</w:instrText>
        </w:r>
      </w:fldSimple>
      <w:r>
        <w:instrText>)</w:instrText>
      </w:r>
      <w:r>
        <w:fldChar w:fldCharType="end"/>
      </w:r>
    </w:p>
    <w:p w14:paraId="72B19664" w14:textId="123F5ECB" w:rsidR="004E0509" w:rsidRDefault="00CB1FB5" w:rsidP="001A44CA">
      <w:r>
        <w:t xml:space="preserve">where </w:t>
      </w:r>
      <w:r w:rsidR="002326EB" w:rsidRPr="00567338">
        <w:rPr>
          <w:noProof/>
          <w:position w:val="-12"/>
        </w:rPr>
        <w:object w:dxaOrig="620" w:dyaOrig="360" w14:anchorId="66CB9C7E">
          <v:shape id="_x0000_i1038" type="#_x0000_t75" alt="" style="width:30.2pt;height:18.1pt;mso-width-percent:0;mso-height-percent:0;mso-width-percent:0;mso-height-percent:0" o:ole="">
            <v:imagedata r:id="rId46" o:title=""/>
          </v:shape>
          <o:OLEObject Type="Embed" ProgID="Equation.DSMT4" ShapeID="_x0000_i1038" DrawAspect="Content" ObjectID="_1764158124" r:id="rId47"/>
        </w:object>
      </w:r>
      <w:r w:rsidR="00A6239B">
        <w:t xml:space="preserve"> when there </w:t>
      </w:r>
      <w:r w:rsidR="00604FA0">
        <w:t xml:space="preserve">are </w:t>
      </w:r>
      <w:r w:rsidR="00A6239B">
        <w:t>false negatives</w:t>
      </w:r>
      <w:r>
        <w:t>. Thus, e</w:t>
      </w:r>
      <w:r w:rsidR="001F5986">
        <w:t xml:space="preserve">q. (6) reveals that the estimates </w:t>
      </w:r>
      <w:r w:rsidR="000E5CD1">
        <w:t>are attenuated</w:t>
      </w:r>
      <w:r>
        <w:t xml:space="preserve"> when the self-reported technology adoption data contains false negatives. </w:t>
      </w:r>
      <w:r w:rsidR="006757D7">
        <w:t xml:space="preserve">The estimates are </w:t>
      </w:r>
      <w:r w:rsidR="00FA69A4">
        <w:t>smaller in absolute value but retain the correct signs</w:t>
      </w:r>
      <w:r w:rsidR="004E0509" w:rsidRPr="00924E4C">
        <w:rPr>
          <w:rStyle w:val="FootnoteReference"/>
        </w:rPr>
        <w:footnoteReference w:id="1"/>
      </w:r>
      <w:r w:rsidR="00FA69A4">
        <w:t xml:space="preserve">. </w:t>
      </w:r>
    </w:p>
    <w:p w14:paraId="20B56855" w14:textId="7B2EF323" w:rsidR="009F1BBB" w:rsidRDefault="007729EE" w:rsidP="001A44CA">
      <w:pPr>
        <w:pStyle w:val="Heading2"/>
      </w:pPr>
      <w:commentRangeStart w:id="67"/>
      <w:r w:rsidRPr="00450643">
        <w:rPr>
          <w:i/>
          <w:iCs/>
        </w:rPr>
        <w:t>The Blinder-</w:t>
      </w:r>
      <w:r w:rsidR="009F1BBB" w:rsidRPr="00450643">
        <w:rPr>
          <w:i/>
          <w:iCs/>
        </w:rPr>
        <w:t>Oaxaca decomposition method</w:t>
      </w:r>
      <w:commentRangeEnd w:id="67"/>
      <w:r w:rsidR="00CB3E7C" w:rsidRPr="00450643">
        <w:rPr>
          <w:rStyle w:val="CommentReference"/>
          <w:rFonts w:eastAsiaTheme="minorEastAsia" w:cstheme="minorBidi"/>
          <w:b w:val="0"/>
          <w:i/>
          <w:iCs/>
        </w:rPr>
        <w:commentReference w:id="67"/>
      </w:r>
    </w:p>
    <w:p w14:paraId="49437D55" w14:textId="61EF6D54" w:rsidR="00AA1027" w:rsidRDefault="007D5C11" w:rsidP="001A44CA">
      <w:r w:rsidRPr="00FD4468">
        <w:t>In this section, we introduce the Blinder-Oaxaca decomposition method</w:t>
      </w:r>
      <w:r>
        <w:t xml:space="preserve"> which</w:t>
      </w:r>
      <w:r w:rsidRPr="00FD4468">
        <w:t xml:space="preserve"> disentangles group differences into components</w:t>
      </w:r>
      <w:r>
        <w:t xml:space="preserve">. </w:t>
      </w:r>
      <w:r w:rsidR="00EE4A0B">
        <w:t xml:space="preserve">As summarized in </w:t>
      </w:r>
      <w:r w:rsidR="007729EE">
        <w:t>Peterman et al. (2014)</w:t>
      </w:r>
      <w:r w:rsidR="00EE4A0B">
        <w:t xml:space="preserve">, </w:t>
      </w:r>
      <w:r w:rsidR="00852392" w:rsidRPr="00852392">
        <w:t>most technology adoption analyses have relied on bivariate response models.</w:t>
      </w:r>
      <w:r w:rsidR="00852392">
        <w:t xml:space="preserve"> </w:t>
      </w:r>
      <w:r w:rsidR="00AA1027" w:rsidRPr="00AA1027">
        <w:t>However, such models often employ a dummy variable to test differences</w:t>
      </w:r>
      <w:r w:rsidR="005449F4">
        <w:t xml:space="preserve"> between male and female</w:t>
      </w:r>
      <w:r w:rsidR="00C45DE6">
        <w:t xml:space="preserve"> respondents</w:t>
      </w:r>
      <w:r w:rsidR="005449F4">
        <w:t xml:space="preserve"> and</w:t>
      </w:r>
      <w:r w:rsidR="00AA1027" w:rsidRPr="00AA1027">
        <w:t xml:space="preserve"> do not provide a nuanced breakdown of gender inequality into its constituent components. </w:t>
      </w:r>
      <w:commentRangeStart w:id="68"/>
      <w:r w:rsidR="00AA1027" w:rsidRPr="00AA1027">
        <w:t xml:space="preserve">For instance, men and women may exhibit disparities in access to cooperative resources and extension services, and these differences may have varying impacts on each gender group (e.g., Jagger and Pender, 2006; Katungi, Edmeades, and Smale, 2008). A simple binary </w:t>
      </w:r>
      <w:r w:rsidR="00C45DE6">
        <w:t>gender analysis</w:t>
      </w:r>
      <w:r w:rsidR="00AA1027" w:rsidRPr="00AA1027">
        <w:t xml:space="preserve"> fails to dissect these variations </w:t>
      </w:r>
      <w:commentRangeStart w:id="69"/>
      <w:commentRangeStart w:id="70"/>
      <w:commentRangeStart w:id="71"/>
      <w:r w:rsidR="00AA1027" w:rsidRPr="00AA1027">
        <w:t>between groups</w:t>
      </w:r>
      <w:commentRangeEnd w:id="69"/>
      <w:r w:rsidR="005449F4">
        <w:rPr>
          <w:rStyle w:val="CommentReference"/>
        </w:rPr>
        <w:commentReference w:id="69"/>
      </w:r>
      <w:commentRangeEnd w:id="70"/>
      <w:r w:rsidR="00B54406">
        <w:rPr>
          <w:rStyle w:val="CommentReference"/>
        </w:rPr>
        <w:commentReference w:id="70"/>
      </w:r>
      <w:commentRangeEnd w:id="71"/>
      <w:r w:rsidR="00940296">
        <w:rPr>
          <w:rStyle w:val="CommentReference"/>
        </w:rPr>
        <w:commentReference w:id="71"/>
      </w:r>
      <w:r w:rsidR="00AA1027" w:rsidRPr="00AA1027">
        <w:t>.</w:t>
      </w:r>
      <w:commentRangeEnd w:id="68"/>
      <w:r w:rsidR="00C45DE6">
        <w:rPr>
          <w:rStyle w:val="CommentReference"/>
        </w:rPr>
        <w:commentReference w:id="68"/>
      </w:r>
    </w:p>
    <w:p w14:paraId="431F528F" w14:textId="2A1D882F" w:rsidR="00AF6D5F" w:rsidRDefault="00252230" w:rsidP="00AF6D5F">
      <w:r>
        <w:t>The approach</w:t>
      </w:r>
      <w:r w:rsidR="001A4AB7">
        <w:t xml:space="preserve"> </w:t>
      </w:r>
      <w:r w:rsidR="00A34F3C">
        <w:t xml:space="preserve">with binary dependent variable </w:t>
      </w:r>
      <w:r w:rsidR="001A4AB7">
        <w:t xml:space="preserve">was originally developed by </w:t>
      </w:r>
      <w:r w:rsidR="00A34F3C">
        <w:t>Fairlie (</w:t>
      </w:r>
      <w:commentRangeStart w:id="72"/>
      <w:r w:rsidR="00A34F3C">
        <w:t>200</w:t>
      </w:r>
      <w:r w:rsidR="006533AB">
        <w:t>5</w:t>
      </w:r>
      <w:commentRangeEnd w:id="72"/>
      <w:r w:rsidR="00B612BC">
        <w:rPr>
          <w:rStyle w:val="CommentReference"/>
        </w:rPr>
        <w:commentReference w:id="72"/>
      </w:r>
      <w:r w:rsidR="005766DF">
        <w:t xml:space="preserve">). </w:t>
      </w:r>
      <w:r w:rsidR="001A4AB7">
        <w:t>It is</w:t>
      </w:r>
      <w:r>
        <w:t xml:space="preserve"> easy to apply based on the binary response modeling results to decompose inter-group differences</w:t>
      </w:r>
      <w:r w:rsidR="00DC1860">
        <w:t xml:space="preserve"> (</w:t>
      </w:r>
      <w:r w:rsidR="00DC1860" w:rsidRPr="00DC1860">
        <w:t>Fitzenberger, Kohn, and Wang</w:t>
      </w:r>
      <w:r w:rsidR="00DC1860">
        <w:t xml:space="preserve">, </w:t>
      </w:r>
      <w:r w:rsidR="00DC1860" w:rsidRPr="00DC1860">
        <w:t>2006)</w:t>
      </w:r>
      <w:r>
        <w:t>.</w:t>
      </w:r>
      <w:r w:rsidR="00DA4BF7">
        <w:t xml:space="preserve"> </w:t>
      </w:r>
      <w:commentRangeStart w:id="73"/>
      <w:r>
        <w:t xml:space="preserve">In this </w:t>
      </w:r>
      <w:r w:rsidR="00DA4BF7">
        <w:t>study, w</w:t>
      </w:r>
      <w:r w:rsidR="00AF6D5F">
        <w:t xml:space="preserve">e label the two </w:t>
      </w:r>
      <w:r w:rsidR="00B612BC">
        <w:t xml:space="preserve">spousal </w:t>
      </w:r>
      <w:r w:rsidR="00AF6D5F">
        <w:t xml:space="preserve">groups as Group </w:t>
      </w:r>
      <w:r w:rsidR="00B612BC">
        <w:t xml:space="preserve">W </w:t>
      </w:r>
      <w:r w:rsidR="00AF6D5F">
        <w:t xml:space="preserve">and Group </w:t>
      </w:r>
      <w:r w:rsidR="00B612BC">
        <w:t xml:space="preserve">H </w:t>
      </w:r>
      <w:r w:rsidR="00AF6D5F">
        <w:t xml:space="preserve">for </w:t>
      </w:r>
      <w:r w:rsidR="00B612BC">
        <w:t xml:space="preserve">wives </w:t>
      </w:r>
      <w:r w:rsidR="00AF6D5F">
        <w:t xml:space="preserve">and </w:t>
      </w:r>
      <w:r w:rsidR="00B612BC">
        <w:t>husbands</w:t>
      </w:r>
      <w:r w:rsidR="00AF6D5F">
        <w:t xml:space="preserve">. </w:t>
      </w:r>
      <w:commentRangeEnd w:id="73"/>
      <w:r w:rsidR="00C45DE6">
        <w:rPr>
          <w:rStyle w:val="CommentReference"/>
        </w:rPr>
        <w:commentReference w:id="73"/>
      </w:r>
      <w:r w:rsidR="00AF6D5F">
        <w:t xml:space="preserve">The mean outcome difference to be explained </w:t>
      </w:r>
      <w:r w:rsidR="00AF6D5F">
        <w:lastRenderedPageBreak/>
        <w:t>(</w:t>
      </w:r>
      <w:r w:rsidR="002326EB" w:rsidRPr="00D70258">
        <w:rPr>
          <w:noProof/>
          <w:position w:val="-12"/>
        </w:rPr>
        <w:object w:dxaOrig="1340" w:dyaOrig="360" w14:anchorId="126251C5">
          <v:shape id="_x0000_i1037" type="#_x0000_t75" alt="" style="width:66.9pt;height:18.1pt;mso-width-percent:0;mso-height-percent:0;mso-width-percent:0;mso-height-percent:0" o:ole="">
            <v:imagedata r:id="rId48" o:title=""/>
          </v:shape>
          <o:OLEObject Type="Embed" ProgID="Equation.DSMT4" ShapeID="_x0000_i1037" DrawAspect="Content" ObjectID="_1764158125" r:id="rId49"/>
        </w:object>
      </w:r>
      <w:r w:rsidR="00AF6D5F">
        <w:t>). Following eq. (</w:t>
      </w:r>
      <w:r w:rsidR="000747B4">
        <w:t>2</w:t>
      </w:r>
      <w:r w:rsidR="00AF6D5F">
        <w:t xml:space="preserve">), </w:t>
      </w:r>
      <w:r w:rsidR="00BE7A7E">
        <w:t>the decomposition of a binary response model is (Oaxaca and Ransom, 1994):</w:t>
      </w:r>
    </w:p>
    <w:p w14:paraId="3A3CB4D2" w14:textId="3BCC5BC3" w:rsidR="00BE7A7E" w:rsidRDefault="00BE7A7E" w:rsidP="00BE7A7E">
      <w:pPr>
        <w:pStyle w:val="MTDisplayEquation"/>
      </w:pPr>
      <w:r>
        <w:tab/>
      </w:r>
      <w:r w:rsidR="002326EB" w:rsidRPr="00BE7A7E">
        <w:rPr>
          <w:noProof/>
          <w:position w:val="-12"/>
        </w:rPr>
        <w:object w:dxaOrig="5580" w:dyaOrig="380" w14:anchorId="59CA437B">
          <v:shape id="_x0000_i1036" type="#_x0000_t75" alt="" style="width:279.15pt;height:19.95pt;mso-width-percent:0;mso-height-percent:0;mso-width-percent:0;mso-height-percent:0" o:ole="">
            <v:imagedata r:id="rId50" o:title=""/>
          </v:shape>
          <o:OLEObject Type="Embed" ProgID="Equation.DSMT4" ShapeID="_x0000_i1036" DrawAspect="Content" ObjectID="_1764158126" r:id="rId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8</w:instrText>
        </w:r>
      </w:fldSimple>
      <w:r>
        <w:instrText>)</w:instrText>
      </w:r>
      <w:r>
        <w:fldChar w:fldCharType="end"/>
      </w:r>
    </w:p>
    <w:p w14:paraId="19616D4F" w14:textId="00B70116" w:rsidR="00BE7A7E" w:rsidRPr="00BE7A7E" w:rsidRDefault="00BE7A7E" w:rsidP="00BE7A7E">
      <w:r>
        <w:t xml:space="preserve">Where </w:t>
      </w:r>
      <w:r w:rsidR="002326EB" w:rsidRPr="00BE7A7E">
        <w:rPr>
          <w:noProof/>
          <w:position w:val="-10"/>
        </w:rPr>
        <w:object w:dxaOrig="300" w:dyaOrig="360" w14:anchorId="661E84FC">
          <v:shape id="_x0000_i1035" type="#_x0000_t75" alt="" style="width:15.8pt;height:18.1pt;mso-width-percent:0;mso-height-percent:0;mso-width-percent:0;mso-height-percent:0" o:ole="">
            <v:imagedata r:id="rId52" o:title=""/>
          </v:shape>
          <o:OLEObject Type="Embed" ProgID="Equation.DSMT4" ShapeID="_x0000_i1035" DrawAspect="Content" ObjectID="_1764158127" r:id="rId53"/>
        </w:object>
      </w:r>
      <w:r>
        <w:t xml:space="preserve"> is a weighted average of the coefficient vector of </w:t>
      </w:r>
      <w:r w:rsidR="002326EB" w:rsidRPr="00BE7A7E">
        <w:rPr>
          <w:noProof/>
          <w:position w:val="-12"/>
        </w:rPr>
        <w:object w:dxaOrig="320" w:dyaOrig="360" w14:anchorId="6EA6A68C">
          <v:shape id="_x0000_i1034" type="#_x0000_t75" alt="" style="width:15.8pt;height:18.1pt;mso-width-percent:0;mso-height-percent:0;mso-width-percent:0;mso-height-percent:0" o:ole="">
            <v:imagedata r:id="rId54" o:title=""/>
          </v:shape>
          <o:OLEObject Type="Embed" ProgID="Equation.DSMT4" ShapeID="_x0000_i1034" DrawAspect="Content" ObjectID="_1764158128" r:id="rId55"/>
        </w:object>
      </w:r>
      <w:r>
        <w:t xml:space="preserve"> and  </w:t>
      </w:r>
      <w:r w:rsidR="002326EB" w:rsidRPr="00BE7A7E">
        <w:rPr>
          <w:noProof/>
          <w:position w:val="-12"/>
        </w:rPr>
        <w:object w:dxaOrig="360" w:dyaOrig="360" w14:anchorId="0790C26D">
          <v:shape id="_x0000_i1033" type="#_x0000_t75" alt="" style="width:18.1pt;height:18.1pt;mso-width-percent:0;mso-height-percent:0;mso-width-percent:0;mso-height-percent:0" o:ole="">
            <v:imagedata r:id="rId56" o:title=""/>
          </v:shape>
          <o:OLEObject Type="Embed" ProgID="Equation.DSMT4" ShapeID="_x0000_i1033" DrawAspect="Content" ObjectID="_1764158129" r:id="rId57"/>
        </w:object>
      </w:r>
      <w:r w:rsidR="003559BE">
        <w:t>. The eq. (8) can be written as:</w:t>
      </w:r>
    </w:p>
    <w:p w14:paraId="026E8DD0" w14:textId="3CA876BC" w:rsidR="00C765A3" w:rsidRDefault="00BE7A7E" w:rsidP="00BE7A7E">
      <w:pPr>
        <w:pStyle w:val="MTDisplayEquation"/>
      </w:pPr>
      <w:r>
        <w:tab/>
      </w:r>
      <w:r w:rsidR="002326EB" w:rsidRPr="00BE7A7E">
        <w:rPr>
          <w:noProof/>
          <w:position w:val="-12"/>
        </w:rPr>
        <w:object w:dxaOrig="2200" w:dyaOrig="380" w14:anchorId="4D783666">
          <v:shape id="_x0000_i1032" type="#_x0000_t75" alt="" style="width:110.1pt;height:19.95pt;mso-width-percent:0;mso-height-percent:0;mso-width-percent:0;mso-height-percent:0" o:ole="">
            <v:imagedata r:id="rId58" o:title=""/>
          </v:shape>
          <o:OLEObject Type="Embed" ProgID="Equation.DSMT4" ShapeID="_x0000_i1032" DrawAspect="Content" ObjectID="_1764158130" r:id="rId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9</w:instrText>
        </w:r>
      </w:fldSimple>
      <w:r>
        <w:instrText>)</w:instrText>
      </w:r>
      <w:r>
        <w:fldChar w:fldCharType="end"/>
      </w:r>
    </w:p>
    <w:p w14:paraId="1C5E3BFD" w14:textId="24B07CBC" w:rsidR="00BE7A7E" w:rsidRPr="00BE7A7E" w:rsidRDefault="00BE7A7E" w:rsidP="00BE7A7E">
      <w:r>
        <w:t xml:space="preserve">Where </w:t>
      </w:r>
      <w:r w:rsidR="002326EB" w:rsidRPr="00025957">
        <w:rPr>
          <w:noProof/>
          <w:position w:val="-4"/>
        </w:rPr>
        <w:object w:dxaOrig="260" w:dyaOrig="260" w14:anchorId="19424AF2">
          <v:shape id="_x0000_i1031" type="#_x0000_t75" alt="" style="width:13pt;height:13pt;mso-width-percent:0;mso-height-percent:0;mso-width-percent:0;mso-height-percent:0" o:ole="">
            <v:imagedata r:id="rId60" o:title=""/>
          </v:shape>
          <o:OLEObject Type="Embed" ProgID="Equation.DSMT4" ShapeID="_x0000_i1031" DrawAspect="Content" ObjectID="_1764158131" r:id="rId61"/>
        </w:object>
      </w:r>
      <w:r>
        <w:t xml:space="preserve"> is a weighting matrix and </w:t>
      </w:r>
      <w:r w:rsidRPr="00BE7A7E">
        <w:rPr>
          <w:i/>
          <w:iCs/>
        </w:rPr>
        <w:t>I</w:t>
      </w:r>
      <w:r>
        <w:t xml:space="preserve">  is an identity matrix. </w:t>
      </w:r>
    </w:p>
    <w:p w14:paraId="23AF14DD" w14:textId="5445F158" w:rsidR="00AF6D5F" w:rsidRDefault="00AF6D5F" w:rsidP="00AF6D5F">
      <w:pPr>
        <w:pStyle w:val="MTDisplayEquation"/>
      </w:pPr>
      <w:r>
        <w:tab/>
      </w:r>
      <w:r w:rsidR="002326EB" w:rsidRPr="008274F4">
        <w:rPr>
          <w:noProof/>
          <w:position w:val="-62"/>
        </w:rPr>
        <w:object w:dxaOrig="3500" w:dyaOrig="1340" w14:anchorId="66A33C4F">
          <v:shape id="_x0000_i1030" type="#_x0000_t75" alt="" style="width:173.75pt;height:66.9pt;mso-width-percent:0;mso-height-percent:0;mso-width-percent:0;mso-height-percent:0" o:ole="">
            <v:imagedata r:id="rId62" o:title=""/>
          </v:shape>
          <o:OLEObject Type="Embed" ProgID="Equation.DSMT4" ShapeID="_x0000_i1030" DrawAspect="Content" ObjectID="_1764158132" r:id="rId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10</w:instrText>
        </w:r>
      </w:fldSimple>
      <w:r>
        <w:instrText>)</w:instrText>
      </w:r>
      <w:r>
        <w:fldChar w:fldCharType="end"/>
      </w:r>
    </w:p>
    <w:p w14:paraId="755AC953" w14:textId="44CDA89C" w:rsidR="008274F4" w:rsidRDefault="008274F4" w:rsidP="008274F4">
      <w:r>
        <w:t xml:space="preserve">Where </w:t>
      </w:r>
      <w:r w:rsidR="002326EB" w:rsidRPr="008274F4">
        <w:rPr>
          <w:noProof/>
          <w:position w:val="-10"/>
        </w:rPr>
        <w:object w:dxaOrig="460" w:dyaOrig="320" w14:anchorId="6F0D924A">
          <v:shape id="_x0000_i1029" type="#_x0000_t75" alt="" style="width:23.25pt;height:15.8pt;mso-width-percent:0;mso-height-percent:0;mso-width-percent:0;mso-height-percent:0" o:ole="">
            <v:imagedata r:id="rId64" o:title=""/>
          </v:shape>
          <o:OLEObject Type="Embed" ProgID="Equation.DSMT4" ShapeID="_x0000_i1029" DrawAspect="Content" ObjectID="_1764158133" r:id="rId65"/>
        </w:object>
      </w:r>
      <w:r>
        <w:t xml:space="preserve"> represents a conditional expectation, and </w:t>
      </w:r>
      <w:r w:rsidR="002326EB" w:rsidRPr="008274F4">
        <w:rPr>
          <w:noProof/>
          <w:position w:val="-18"/>
        </w:rPr>
        <w:object w:dxaOrig="1359" w:dyaOrig="440" w14:anchorId="585FA2E1">
          <v:shape id="_x0000_i1028" type="#_x0000_t75" alt="" style="width:67.8pt;height:21.85pt;mso-width-percent:0;mso-height-percent:0;mso-width-percent:0;mso-height-percent:0" o:ole="">
            <v:imagedata r:id="rId66" o:title=""/>
          </v:shape>
          <o:OLEObject Type="Embed" ProgID="Equation.DSMT4" ShapeID="_x0000_i1028" DrawAspect="Content" ObjectID="_1764158134" r:id="rId67"/>
        </w:object>
      </w:r>
      <w:r>
        <w:t xml:space="preserve"> is the conditional expectation of </w:t>
      </w:r>
      <w:r w:rsidR="002326EB" w:rsidRPr="008274F4">
        <w:rPr>
          <w:noProof/>
          <w:position w:val="-12"/>
        </w:rPr>
        <w:object w:dxaOrig="380" w:dyaOrig="380" w14:anchorId="28FA745A">
          <v:shape id="_x0000_i1027" type="#_x0000_t75" alt="" style="width:19.95pt;height:19.95pt;mso-width-percent:0;mso-height-percent:0;mso-width-percent:0;mso-height-percent:0" o:ole="">
            <v:imagedata r:id="rId68" o:title=""/>
          </v:shape>
          <o:OLEObject Type="Embed" ProgID="Equation.DSMT4" ShapeID="_x0000_i1027" DrawAspect="Content" ObjectID="_1764158135" r:id="rId69"/>
        </w:object>
      </w:r>
      <w:r>
        <w:t xml:space="preserve"> evaluated at the parameter vector </w:t>
      </w:r>
      <w:r w:rsidR="002326EB" w:rsidRPr="008274F4">
        <w:rPr>
          <w:noProof/>
          <w:position w:val="-10"/>
        </w:rPr>
        <w:object w:dxaOrig="300" w:dyaOrig="360" w14:anchorId="55C1B584">
          <v:shape id="_x0000_i1026" type="#_x0000_t75" alt="" style="width:15.8pt;height:18.1pt;mso-width-percent:0;mso-height-percent:0;mso-width-percent:0;mso-height-percent:0" o:ole="">
            <v:imagedata r:id="rId70" o:title=""/>
          </v:shape>
          <o:OLEObject Type="Embed" ProgID="Equation.DSMT4" ShapeID="_x0000_i1026" DrawAspect="Content" ObjectID="_1764158136" r:id="rId71"/>
        </w:object>
      </w:r>
      <w:r>
        <w:t xml:space="preserve">. </w:t>
      </w:r>
      <w:r w:rsidR="001A4AB7">
        <w:t xml:space="preserve"> </w:t>
      </w:r>
      <w:r w:rsidR="00E7659A">
        <w:t xml:space="preserve">The estimations of the conditional expectation in probit models follow the specifications proposed by </w:t>
      </w:r>
      <w:r w:rsidR="00E7659A" w:rsidRPr="00E7659A">
        <w:t xml:space="preserve">Fitzenberger, Kohn, and Wang (2006). </w:t>
      </w:r>
      <w:r w:rsidR="001A4AB7">
        <w:t xml:space="preserve">Then, as Daymont and Andrisani (1984) proposed, we can </w:t>
      </w:r>
      <w:r w:rsidR="00E7659A">
        <w:t>simplify</w:t>
      </w:r>
      <w:r w:rsidR="001A4AB7">
        <w:t xml:space="preserve"> the eq. (10) to</w:t>
      </w:r>
    </w:p>
    <w:p w14:paraId="4178678B" w14:textId="1231997E" w:rsidR="001A4AB7" w:rsidRPr="008274F4" w:rsidRDefault="001A4AB7" w:rsidP="001A4AB7">
      <w:pPr>
        <w:pStyle w:val="MTDisplayEquation"/>
      </w:pPr>
      <w:r>
        <w:tab/>
      </w:r>
      <w:r w:rsidR="002326EB" w:rsidRPr="001A4AB7">
        <w:rPr>
          <w:noProof/>
          <w:position w:val="-36"/>
        </w:rPr>
        <w:object w:dxaOrig="5480" w:dyaOrig="639" w14:anchorId="74982567">
          <v:shape id="_x0000_i1025" type="#_x0000_t75" alt="" style="width:274.05pt;height:32.05pt;mso-width-percent:0;mso-height-percent:0;mso-width-percent:0;mso-height-percent:0" o:ole="">
            <v:imagedata r:id="rId72" o:title=""/>
          </v:shape>
          <o:OLEObject Type="Embed" ProgID="Equation.DSMT4" ShapeID="_x0000_i1025" DrawAspect="Content" ObjectID="_1764158137" r:id="rId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C16558">
          <w:rPr>
            <w:noProof/>
          </w:rPr>
          <w:instrText>11</w:instrText>
        </w:r>
      </w:fldSimple>
      <w:r>
        <w:instrText>)</w:instrText>
      </w:r>
      <w:r>
        <w:fldChar w:fldCharType="end"/>
      </w:r>
    </w:p>
    <w:p w14:paraId="0EC01EC1" w14:textId="17EFE536" w:rsidR="00AF6D5F" w:rsidRPr="0037580D" w:rsidRDefault="00AF6D5F" w:rsidP="00AF6D5F">
      <w:pPr>
        <w:pStyle w:val="MTDisplayEquation"/>
      </w:pPr>
      <w:r>
        <w:tab/>
      </w:r>
      <w:r>
        <w:tab/>
      </w:r>
    </w:p>
    <w:p w14:paraId="712F5C1F" w14:textId="2B4D5041" w:rsidR="00AF6D5F" w:rsidRPr="00C842E9" w:rsidRDefault="00AF6D5F" w:rsidP="00113D48">
      <w:r>
        <w:t>In eq. (</w:t>
      </w:r>
      <w:r w:rsidR="00E7659A">
        <w:t>11</w:t>
      </w:r>
      <w:r>
        <w:t xml:space="preserve">), the endowments term represents the contribution of differences in explanatory variables across groups, and the coefficients term is the part that is due to group differences in </w:t>
      </w:r>
      <w:r>
        <w:lastRenderedPageBreak/>
        <w:t xml:space="preserve">the coefficients. The interaction term accounts for the fact that cross-group differences in explanatory variables and coefficients can occur at the same time. </w:t>
      </w:r>
    </w:p>
    <w:p w14:paraId="18DFE863" w14:textId="137AEF39" w:rsidR="00297CB3" w:rsidRDefault="00297CB3" w:rsidP="00450643">
      <w:pPr>
        <w:pStyle w:val="Heading1"/>
        <w:numPr>
          <w:ilvl w:val="0"/>
          <w:numId w:val="3"/>
        </w:numPr>
      </w:pPr>
      <w:r>
        <w:t>Results</w:t>
      </w:r>
    </w:p>
    <w:p w14:paraId="1D8C8303" w14:textId="7554CC6F" w:rsidR="00B04551" w:rsidRDefault="00B146CE" w:rsidP="00B146CE">
      <w:r w:rsidRPr="00D5209D">
        <w:t xml:space="preserve">In this section, we first show the </w:t>
      </w:r>
      <w:commentRangeStart w:id="74"/>
      <w:r w:rsidRPr="00D5209D">
        <w:t xml:space="preserve">misclassification problem </w:t>
      </w:r>
      <w:commentRangeEnd w:id="74"/>
      <w:r w:rsidR="00AE1BA6">
        <w:rPr>
          <w:rStyle w:val="CommentReference"/>
        </w:rPr>
        <w:commentReference w:id="74"/>
      </w:r>
      <w:r w:rsidR="00571E36">
        <w:t>then discuss</w:t>
      </w:r>
      <w:r w:rsidRPr="00D5209D">
        <w:t xml:space="preserve"> the identification of systematic measurement error, followed by the gender decomposition results. </w:t>
      </w:r>
    </w:p>
    <w:p w14:paraId="4F67E6AE" w14:textId="0C7C9700" w:rsidR="00B146CE" w:rsidRPr="00D5209D" w:rsidRDefault="00472970" w:rsidP="00450643">
      <w:pPr>
        <w:pStyle w:val="Heading2"/>
        <w:numPr>
          <w:ilvl w:val="1"/>
          <w:numId w:val="3"/>
        </w:numPr>
      </w:pPr>
      <w:commentRangeStart w:id="75"/>
      <w:r>
        <w:t>An under-reporting</w:t>
      </w:r>
      <w:r w:rsidR="00B146CE" w:rsidRPr="00D5209D">
        <w:t xml:space="preserve"> problem</w:t>
      </w:r>
      <w:r>
        <w:t>?</w:t>
      </w:r>
      <w:commentRangeEnd w:id="75"/>
      <w:r w:rsidR="006C2265">
        <w:rPr>
          <w:rStyle w:val="CommentReference"/>
          <w:rFonts w:eastAsiaTheme="minorEastAsia" w:cstheme="minorBidi"/>
          <w:b w:val="0"/>
        </w:rPr>
        <w:commentReference w:id="75"/>
      </w:r>
    </w:p>
    <w:p w14:paraId="60098D7B" w14:textId="559825A8" w:rsidR="00B146CE" w:rsidRPr="00D5209D" w:rsidRDefault="00E37CE5" w:rsidP="00B146CE">
      <w:pPr>
        <w:jc w:val="both"/>
      </w:pPr>
      <w:r>
        <w:t>We</w:t>
      </w:r>
      <w:r w:rsidR="00AE1BA6" w:rsidRPr="00D5209D">
        <w:t xml:space="preserve"> simulate</w:t>
      </w:r>
      <w:r>
        <w:t>d</w:t>
      </w:r>
      <w:r w:rsidR="00AE1BA6" w:rsidRPr="00D5209D">
        <w:t xml:space="preserve"> </w:t>
      </w:r>
      <w:r w:rsidR="00C019D9">
        <w:t xml:space="preserve">self- reported </w:t>
      </w:r>
      <w:r w:rsidR="00AE1BA6" w:rsidRPr="00D5209D">
        <w:t xml:space="preserve">ICV adoption by husbands and wives across 500 iterations, </w:t>
      </w:r>
      <w:r>
        <w:t xml:space="preserve">revealing </w:t>
      </w:r>
      <w:r w:rsidR="00AE1BA6" w:rsidRPr="00D5209D">
        <w:t xml:space="preserve">how the </w:t>
      </w:r>
      <w:r w:rsidR="00AE1BA6">
        <w:t>wives’</w:t>
      </w:r>
      <w:r w:rsidR="00AE1BA6" w:rsidRPr="00D5209D">
        <w:t xml:space="preserve"> </w:t>
      </w:r>
      <w:r w:rsidR="00AE1BA6">
        <w:t xml:space="preserve">respondent </w:t>
      </w:r>
      <w:r w:rsidR="00AE1BA6" w:rsidRPr="00D5209D">
        <w:t xml:space="preserve">rate affects reported adoption rates within 729 households. </w:t>
      </w:r>
      <w:r w:rsidR="00B146CE" w:rsidRPr="00D5209D">
        <w:t xml:space="preserve">As the </w:t>
      </w:r>
      <w:r w:rsidR="00E92A2D">
        <w:t>wives’</w:t>
      </w:r>
      <w:r w:rsidR="00B146CE" w:rsidRPr="00D5209D">
        <w:t xml:space="preserve"> representation increases, self-reported adoption </w:t>
      </w:r>
      <w:r w:rsidR="006F4C94">
        <w:t>reduces</w:t>
      </w:r>
      <w:r w:rsidR="00B77571">
        <w:t xml:space="preserve"> linearly</w:t>
      </w:r>
      <w:r w:rsidR="00C019D9">
        <w:t xml:space="preserve"> (Figure 1</w:t>
      </w:r>
      <w:r w:rsidR="0087768B">
        <w:t>a</w:t>
      </w:r>
      <w:r w:rsidR="00C019D9">
        <w:t>)</w:t>
      </w:r>
      <w:r w:rsidR="00B146CE" w:rsidRPr="00D5209D">
        <w:t xml:space="preserve">. This simulation suggests that a higher </w:t>
      </w:r>
      <w:r w:rsidR="00CD6082">
        <w:t>wife</w:t>
      </w:r>
      <w:r w:rsidR="00CD6082" w:rsidRPr="00D5209D">
        <w:t xml:space="preserve"> </w:t>
      </w:r>
      <w:r w:rsidR="00B77571">
        <w:t xml:space="preserve">respondent </w:t>
      </w:r>
      <w:r w:rsidR="00B146CE" w:rsidRPr="00D5209D">
        <w:t xml:space="preserve">participation rate correlates with an increased likelihood of </w:t>
      </w:r>
      <w:r w:rsidR="004302B1">
        <w:t>lower</w:t>
      </w:r>
      <w:r w:rsidR="00B146CE" w:rsidRPr="00D5209D">
        <w:t xml:space="preserve"> reported adoption rates</w:t>
      </w:r>
      <w:r w:rsidR="004302B1">
        <w:t xml:space="preserve">. </w:t>
      </w:r>
      <w:r>
        <w:t>We repeated this analysis with only</w:t>
      </w:r>
      <w:r w:rsidRPr="00D5209D">
        <w:t xml:space="preserve"> five iterations, highlighting the variation in collected data</w:t>
      </w:r>
      <w:r>
        <w:t xml:space="preserve"> (Figure 2</w:t>
      </w:r>
      <w:r w:rsidR="0087768B">
        <w:t>a</w:t>
      </w:r>
      <w:r>
        <w:t>)</w:t>
      </w:r>
      <w:r w:rsidRPr="00D5209D">
        <w:t xml:space="preserve">. </w:t>
      </w:r>
      <w:r w:rsidR="00C019D9">
        <w:t xml:space="preserve">For the lower iteration simulation, the range of adoption rates for each percentage change was much larger. </w:t>
      </w:r>
      <w:r w:rsidR="0087768B">
        <w:t>C</w:t>
      </w:r>
      <w:r>
        <w:t>hange in</w:t>
      </w:r>
      <w:r w:rsidRPr="00D5209D">
        <w:t xml:space="preserve"> adoption rate </w:t>
      </w:r>
      <w:r>
        <w:t>as</w:t>
      </w:r>
      <w:r w:rsidRPr="00D5209D">
        <w:t xml:space="preserve"> the percentage of female</w:t>
      </w:r>
      <w:r>
        <w:t xml:space="preserve"> respondents </w:t>
      </w:r>
      <w:r w:rsidRPr="00D5209D">
        <w:t xml:space="preserve">varies across zones. Zone 4 </w:t>
      </w:r>
      <w:r>
        <w:t xml:space="preserve">(South West) </w:t>
      </w:r>
      <w:r w:rsidRPr="00D5209D">
        <w:t xml:space="preserve">has the highest adoption rate </w:t>
      </w:r>
      <w:r>
        <w:t xml:space="preserve">(79%), while </w:t>
      </w:r>
      <w:r w:rsidRPr="00D5209D">
        <w:t xml:space="preserve">Zone 3 </w:t>
      </w:r>
      <w:r>
        <w:t xml:space="preserve">(South East) </w:t>
      </w:r>
      <w:r w:rsidRPr="00D5209D">
        <w:t>has the lowest adoption rate</w:t>
      </w:r>
      <w:r>
        <w:t xml:space="preserve"> (50%), independent of the representation rate of </w:t>
      </w:r>
      <w:r w:rsidR="00C019D9">
        <w:t xml:space="preserve">wife </w:t>
      </w:r>
      <w:r>
        <w:t>respondents</w:t>
      </w:r>
      <w:r w:rsidRPr="00D5209D">
        <w:t>.</w:t>
      </w:r>
      <w:r>
        <w:t xml:space="preserve"> </w:t>
      </w:r>
      <w:r w:rsidRPr="00D5209D">
        <w:t>Zone 1</w:t>
      </w:r>
      <w:r>
        <w:t xml:space="preserve"> (North)</w:t>
      </w:r>
      <w:r w:rsidRPr="00D5209D">
        <w:t xml:space="preserve"> is the only zone that shows an increment in the adoption rate with </w:t>
      </w:r>
      <w:r>
        <w:t>an increase in</w:t>
      </w:r>
      <w:r w:rsidRPr="00D5209D">
        <w:t xml:space="preserve"> percentage of </w:t>
      </w:r>
      <w:r w:rsidR="00C019D9">
        <w:t>wife</w:t>
      </w:r>
      <w:r>
        <w:t xml:space="preserve"> respondents</w:t>
      </w:r>
      <w:r w:rsidRPr="00D5209D">
        <w:t>, while in the other Zones, the adoption rate decreases slowly</w:t>
      </w:r>
      <w:r w:rsidR="0087768B">
        <w:t xml:space="preserve"> (Figures 1b and 2b)</w:t>
      </w:r>
      <w:r w:rsidRPr="00D5209D">
        <w:t>. This suggests that there may be different factors</w:t>
      </w:r>
      <w:r w:rsidR="00C019D9">
        <w:t xml:space="preserve"> within households</w:t>
      </w:r>
      <w:r w:rsidRPr="00D5209D">
        <w:t xml:space="preserve"> driving adoption in different zones</w:t>
      </w:r>
      <w:r>
        <w:t xml:space="preserve"> and justifies the need for more intersectional analyses of crop varietal adoption data</w:t>
      </w:r>
      <w:r w:rsidR="0087768B">
        <w:t xml:space="preserve">, and </w:t>
      </w:r>
      <w:r w:rsidR="00534AB1">
        <w:t>systematic under/over reporting of ICV adoption by wives and husbands.</w:t>
      </w:r>
    </w:p>
    <w:p w14:paraId="402722EB" w14:textId="77777777" w:rsidR="00B146CE" w:rsidRDefault="00B146CE" w:rsidP="00B146CE"/>
    <w:p w14:paraId="69859394" w14:textId="2A9ADF22" w:rsidR="00B146CE" w:rsidRPr="00D5209D" w:rsidRDefault="00B146CE" w:rsidP="00B146CE">
      <w:commentRangeStart w:id="76"/>
      <w:r>
        <w:rPr>
          <w:rFonts w:hint="eastAsia"/>
          <w:noProof/>
        </w:rPr>
        <w:lastRenderedPageBreak/>
        <w:drawing>
          <wp:inline distT="0" distB="0" distL="0" distR="0" wp14:anchorId="126ED400" wp14:editId="40C7C3C4">
            <wp:extent cx="2822713" cy="2117034"/>
            <wp:effectExtent l="0" t="0" r="0" b="0"/>
            <wp:docPr id="658442345" name="Picture 65844234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2170" name="Picture 2" descr="A graph with a line&#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848399" cy="2136298"/>
                    </a:xfrm>
                    <a:prstGeom prst="rect">
                      <a:avLst/>
                    </a:prstGeom>
                  </pic:spPr>
                </pic:pic>
              </a:graphicData>
            </a:graphic>
          </wp:inline>
        </w:drawing>
      </w:r>
      <w:commentRangeEnd w:id="76"/>
      <w:r w:rsidR="004302B1">
        <w:rPr>
          <w:rStyle w:val="CommentReference"/>
        </w:rPr>
        <w:commentReference w:id="76"/>
      </w:r>
      <w:r>
        <w:t xml:space="preserve">       </w:t>
      </w:r>
      <w:r w:rsidRPr="00D5209D">
        <w:rPr>
          <w:noProof/>
        </w:rPr>
        <w:drawing>
          <wp:inline distT="0" distB="0" distL="0" distR="0" wp14:anchorId="7AA71C33" wp14:editId="77F1BE38">
            <wp:extent cx="2834640" cy="2198142"/>
            <wp:effectExtent l="0" t="0" r="0" b="0"/>
            <wp:docPr id="259959965" name="Picture 25995996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9965" name="Picture 259959965" descr="A graph of different colored lines&#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6FF9A6DD" w14:textId="5D5F6A2D" w:rsidR="00C77CCC" w:rsidRDefault="00B146CE" w:rsidP="00E37CE5">
      <w:pPr>
        <w:pStyle w:val="figure"/>
      </w:pPr>
      <w:r w:rsidRPr="00D5209D">
        <w:t xml:space="preserve">Figure 1. The self-reported ICV adoption </w:t>
      </w:r>
      <w:r w:rsidR="00B77571">
        <w:t xml:space="preserve">Panel a depicts the Monte Carlo simulation of </w:t>
      </w:r>
      <w:r w:rsidR="00B77571" w:rsidRPr="00D5209D">
        <w:t>500 iterations of each percentage</w:t>
      </w:r>
      <w:r w:rsidR="0008630C">
        <w:t xml:space="preserve"> for</w:t>
      </w:r>
      <w:r w:rsidR="00B77571">
        <w:t xml:space="preserve"> adoption rate</w:t>
      </w:r>
      <w:r w:rsidR="0008630C">
        <w:t xml:space="preserve"> in relation to </w:t>
      </w:r>
      <w:r w:rsidR="004302B1">
        <w:t>wife</w:t>
      </w:r>
      <w:r w:rsidR="0008630C">
        <w:t xml:space="preserve"> respondent percentage. Panel b disaggregates the same data and same simulation by Zone IDs.</w:t>
      </w:r>
    </w:p>
    <w:p w14:paraId="3E9AB706" w14:textId="24B93381" w:rsidR="00B146CE" w:rsidRPr="00D5209D" w:rsidRDefault="00B146CE" w:rsidP="00B146CE">
      <w:r w:rsidRPr="00D5209D">
        <w:rPr>
          <w:noProof/>
        </w:rPr>
        <w:drawing>
          <wp:inline distT="0" distB="0" distL="0" distR="0" wp14:anchorId="101B678D" wp14:editId="066053C8">
            <wp:extent cx="2834640" cy="1914112"/>
            <wp:effectExtent l="0" t="0" r="0" b="3810"/>
            <wp:docPr id="1405755102" name="Picture 140575510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3493" name="Picture 1" descr="A graph with a line going up&#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34640" cy="1914112"/>
                    </a:xfrm>
                    <a:prstGeom prst="rect">
                      <a:avLst/>
                    </a:prstGeom>
                  </pic:spPr>
                </pic:pic>
              </a:graphicData>
            </a:graphic>
          </wp:inline>
        </w:drawing>
      </w:r>
      <w:r>
        <w:t xml:space="preserve">       </w:t>
      </w:r>
      <w:r w:rsidRPr="00D5209D">
        <w:rPr>
          <w:noProof/>
        </w:rPr>
        <w:drawing>
          <wp:inline distT="0" distB="0" distL="0" distR="0" wp14:anchorId="387AE50A" wp14:editId="5DB1921D">
            <wp:extent cx="2834640" cy="2198142"/>
            <wp:effectExtent l="0" t="0" r="0" b="0"/>
            <wp:docPr id="1966996528" name="Picture 196699652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6130" name="Picture 7" descr="A graph of different colored lines&#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179DF1DE" w14:textId="679923C7" w:rsidR="00B146CE" w:rsidRPr="00074A20" w:rsidRDefault="00B146CE" w:rsidP="00B146CE">
      <w:pPr>
        <w:jc w:val="both"/>
        <w:rPr>
          <w:b/>
          <w:bCs/>
        </w:rPr>
      </w:pPr>
      <w:commentRangeStart w:id="77"/>
      <w:r w:rsidRPr="00074A20">
        <w:rPr>
          <w:b/>
          <w:bCs/>
        </w:rPr>
        <w:t xml:space="preserve">Figure 2. </w:t>
      </w:r>
      <w:commentRangeEnd w:id="77"/>
      <w:r w:rsidR="00074A20">
        <w:rPr>
          <w:rStyle w:val="CommentReference"/>
        </w:rPr>
        <w:commentReference w:id="77"/>
      </w:r>
      <w:r w:rsidR="0008630C" w:rsidRPr="00074A20">
        <w:rPr>
          <w:b/>
          <w:bCs/>
        </w:rPr>
        <w:t>The self-reported ICV adoption</w:t>
      </w:r>
      <w:r w:rsidR="00C77CCC" w:rsidRPr="00074A20">
        <w:rPr>
          <w:b/>
          <w:bCs/>
        </w:rPr>
        <w:t>.</w:t>
      </w:r>
      <w:r w:rsidR="0008630C" w:rsidRPr="00074A20">
        <w:rPr>
          <w:b/>
          <w:bCs/>
        </w:rPr>
        <w:t xml:space="preserve"> Panel a depicts the Monte Carlo simulation of 5 iterations of each percentage for adoption rate in relation to female respondent percentage. Panel b disaggregates the same data and same simulation by Zone IDs.</w:t>
      </w:r>
    </w:p>
    <w:p w14:paraId="4F26FAE9" w14:textId="3919C163" w:rsidR="00B146CE" w:rsidRPr="00D5209D" w:rsidRDefault="00B146CE" w:rsidP="00450643">
      <w:pPr>
        <w:pStyle w:val="Heading2"/>
        <w:numPr>
          <w:ilvl w:val="1"/>
          <w:numId w:val="3"/>
        </w:numPr>
      </w:pPr>
      <w:r w:rsidRPr="00D5209D">
        <w:t>Systematic measurement error</w:t>
      </w:r>
    </w:p>
    <w:p w14:paraId="2574A6E5" w14:textId="0C2FD3CB" w:rsidR="00B146CE" w:rsidRPr="00D5209D" w:rsidRDefault="00B146CE" w:rsidP="00B146CE">
      <w:pPr>
        <w:jc w:val="both"/>
      </w:pPr>
      <w:r w:rsidRPr="00D74AD5">
        <w:t xml:space="preserve">Table </w:t>
      </w:r>
      <w:r w:rsidRPr="00D5209D">
        <w:t>3</w:t>
      </w:r>
      <w:r w:rsidRPr="00D74AD5">
        <w:t xml:space="preserve"> show</w:t>
      </w:r>
      <w:r w:rsidR="004253D6">
        <w:t>s</w:t>
      </w:r>
      <w:r w:rsidRPr="00D74AD5">
        <w:t xml:space="preserve"> that the mean of the </w:t>
      </w:r>
      <w:r w:rsidR="00E87B58">
        <w:t xml:space="preserve">cassava adoption variable </w:t>
      </w:r>
      <w:r w:rsidRPr="00D74AD5">
        <w:t xml:space="preserve">is higher for husbands than for wives in three of the four zones (Zone 2, 3, and 4). </w:t>
      </w:r>
      <w:r w:rsidR="00940296">
        <w:t>In other words, men are reporting</w:t>
      </w:r>
      <w:r w:rsidRPr="00D74AD5">
        <w:t xml:space="preserve"> that their household </w:t>
      </w:r>
      <w:r w:rsidRPr="00D74AD5">
        <w:lastRenderedPageBreak/>
        <w:t xml:space="preserve">has </w:t>
      </w:r>
      <w:r w:rsidR="00F65020">
        <w:t>adopted an improved cassava variety</w:t>
      </w:r>
      <w:r w:rsidRPr="00D74AD5">
        <w:t xml:space="preserve"> </w:t>
      </w:r>
      <w:r w:rsidR="00940296">
        <w:t xml:space="preserve">more </w:t>
      </w:r>
      <w:r w:rsidRPr="00D74AD5">
        <w:t>than wives</w:t>
      </w:r>
      <w:r w:rsidR="00940296">
        <w:t xml:space="preserve"> are</w:t>
      </w:r>
      <w:r w:rsidRPr="00D74AD5">
        <w:t>.</w:t>
      </w:r>
      <w:r w:rsidRPr="00D5209D">
        <w:t xml:space="preserve"> </w:t>
      </w:r>
      <w:r w:rsidRPr="00D74AD5">
        <w:t xml:space="preserve">Overall, the table suggests that there are </w:t>
      </w:r>
      <w:commentRangeStart w:id="78"/>
      <w:commentRangeStart w:id="79"/>
      <w:r w:rsidRPr="00D74AD5">
        <w:t xml:space="preserve">non-classical measurement </w:t>
      </w:r>
      <w:commentRangeEnd w:id="78"/>
      <w:r w:rsidR="00940296">
        <w:rPr>
          <w:rStyle w:val="CommentReference"/>
        </w:rPr>
        <w:commentReference w:id="78"/>
      </w:r>
      <w:commentRangeEnd w:id="79"/>
      <w:r w:rsidR="004253D6">
        <w:rPr>
          <w:rStyle w:val="CommentReference"/>
        </w:rPr>
        <w:commentReference w:id="79"/>
      </w:r>
      <w:r w:rsidRPr="00D74AD5">
        <w:t xml:space="preserve">errors in </w:t>
      </w:r>
      <w:r w:rsidR="00F65020">
        <w:t>cassava variety</w:t>
      </w:r>
      <w:r w:rsidR="00F65020" w:rsidRPr="00D74AD5">
        <w:t xml:space="preserve"> </w:t>
      </w:r>
      <w:r w:rsidRPr="00D74AD5">
        <w:t>adoption reporting</w:t>
      </w:r>
      <w:r w:rsidR="007E46F0">
        <w:t>.</w:t>
      </w:r>
      <w:r w:rsidRPr="00D74AD5">
        <w:t xml:space="preserve"> </w:t>
      </w:r>
      <w:r w:rsidR="007E46F0">
        <w:t xml:space="preserve">We compare the responses of husbands and wives to </w:t>
      </w:r>
      <w:commentRangeStart w:id="80"/>
      <w:r w:rsidR="007E46F0">
        <w:t xml:space="preserve">DNA fingerprinting data </w:t>
      </w:r>
      <w:r w:rsidR="007E0889">
        <w:t xml:space="preserve">as an </w:t>
      </w:r>
      <w:r w:rsidR="00EB6003">
        <w:t>non-self reported</w:t>
      </w:r>
      <w:r w:rsidR="007E0889">
        <w:t xml:space="preserve"> measure of ICV presence on farm</w:t>
      </w:r>
      <w:commentRangeEnd w:id="80"/>
      <w:r w:rsidR="007E0889">
        <w:rPr>
          <w:rStyle w:val="CommentReference"/>
        </w:rPr>
        <w:commentReference w:id="80"/>
      </w:r>
      <w:r w:rsidR="007E0889">
        <w:t xml:space="preserve">, and find that </w:t>
      </w:r>
      <w:r w:rsidRPr="00D74AD5">
        <w:t xml:space="preserve">with </w:t>
      </w:r>
      <w:r w:rsidR="00202E51">
        <w:t>wives</w:t>
      </w:r>
      <w:r w:rsidR="00202E51" w:rsidRPr="00D74AD5">
        <w:t xml:space="preserve"> </w:t>
      </w:r>
      <w:r w:rsidR="00202E51">
        <w:t>less likely to</w:t>
      </w:r>
      <w:r w:rsidR="00EB6003">
        <w:t xml:space="preserve"> report ICVs. T</w:t>
      </w:r>
      <w:r w:rsidR="00C37894">
        <w:t>here are no significant differences when looking at regional differences between husbands, wives, and DNA fingerprinting in zones 2 and 4</w:t>
      </w:r>
      <w:r w:rsidRPr="00D74AD5">
        <w:t xml:space="preserve">. </w:t>
      </w:r>
      <w:r w:rsidR="00347B0A">
        <w:t>The significantly different responses between husbands and wives on access to productive assets, financial and knowledge assets</w:t>
      </w:r>
      <w:r w:rsidR="00D44776">
        <w:t>,</w:t>
      </w:r>
      <w:r w:rsidR="00347B0A">
        <w:t xml:space="preserve"> plot management</w:t>
      </w:r>
      <w:r w:rsidR="00D44776">
        <w:t>,</w:t>
      </w:r>
      <w:r w:rsidR="00347B0A">
        <w:t xml:space="preserve"> and plot sizes reflect </w:t>
      </w:r>
      <w:commentRangeStart w:id="81"/>
      <w:r w:rsidR="00347B0A">
        <w:t xml:space="preserve">well documented </w:t>
      </w:r>
      <w:commentRangeEnd w:id="81"/>
      <w:r w:rsidR="00347B0A">
        <w:rPr>
          <w:rStyle w:val="CommentReference"/>
        </w:rPr>
        <w:commentReference w:id="81"/>
      </w:r>
      <w:r w:rsidR="00EB6003">
        <w:t xml:space="preserve">intrahousehold </w:t>
      </w:r>
      <w:r w:rsidR="00347B0A">
        <w:t xml:space="preserve">gender </w:t>
      </w:r>
      <w:commentRangeStart w:id="82"/>
      <w:commentRangeStart w:id="83"/>
      <w:commentRangeStart w:id="84"/>
      <w:r w:rsidR="00347B0A">
        <w:t>disparities</w:t>
      </w:r>
      <w:commentRangeEnd w:id="82"/>
      <w:r w:rsidR="002D5EDA">
        <w:rPr>
          <w:rStyle w:val="CommentReference"/>
        </w:rPr>
        <w:commentReference w:id="82"/>
      </w:r>
      <w:commentRangeEnd w:id="83"/>
      <w:r w:rsidR="002D5EDA">
        <w:rPr>
          <w:rStyle w:val="CommentReference"/>
        </w:rPr>
        <w:commentReference w:id="83"/>
      </w:r>
      <w:commentRangeEnd w:id="84"/>
      <w:r w:rsidR="004253D6">
        <w:rPr>
          <w:rStyle w:val="CommentReference"/>
        </w:rPr>
        <w:commentReference w:id="84"/>
      </w:r>
      <w:r w:rsidR="00347B0A">
        <w:t xml:space="preserve"> in agricultural livelihoods in Nigeria. </w:t>
      </w:r>
    </w:p>
    <w:p w14:paraId="07336866" w14:textId="77777777" w:rsidR="00B146CE" w:rsidRPr="00D5209D" w:rsidRDefault="00B146CE" w:rsidP="00DF2405">
      <w:pPr>
        <w:pStyle w:val="table"/>
        <w:rPr>
          <w:sz w:val="44"/>
          <w:szCs w:val="44"/>
        </w:rPr>
      </w:pPr>
      <w:commentRangeStart w:id="85"/>
      <w:r w:rsidRPr="00D5209D">
        <w:t>Table 3</w:t>
      </w:r>
      <w:commentRangeEnd w:id="85"/>
      <w:r w:rsidR="00347B0A">
        <w:rPr>
          <w:rStyle w:val="CommentReference"/>
        </w:rPr>
        <w:commentReference w:id="85"/>
      </w:r>
      <w:r w:rsidRPr="00D5209D">
        <w:t>. Descriptive statistics and results from the test and mean differences by gender</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1533"/>
        <w:gridCol w:w="1080"/>
        <w:gridCol w:w="959"/>
        <w:gridCol w:w="914"/>
        <w:gridCol w:w="990"/>
        <w:gridCol w:w="990"/>
      </w:tblGrid>
      <w:tr w:rsidR="00B146CE" w:rsidRPr="00D5209D" w14:paraId="375C979C" w14:textId="77777777" w:rsidTr="00D7100B">
        <w:trPr>
          <w:trHeight w:val="288"/>
          <w:jc w:val="center"/>
        </w:trPr>
        <w:tc>
          <w:tcPr>
            <w:tcW w:w="0" w:type="auto"/>
            <w:tcBorders>
              <w:top w:val="single" w:sz="4" w:space="0" w:color="auto"/>
              <w:bottom w:val="nil"/>
            </w:tcBorders>
            <w:vAlign w:val="bottom"/>
            <w:hideMark/>
          </w:tcPr>
          <w:p w14:paraId="5A38D64A" w14:textId="77777777" w:rsidR="00B146CE" w:rsidRPr="00D5209D" w:rsidRDefault="00B146CE" w:rsidP="00D7100B">
            <w:pPr>
              <w:jc w:val="center"/>
              <w:rPr>
                <w:sz w:val="20"/>
                <w:szCs w:val="20"/>
              </w:rPr>
            </w:pPr>
          </w:p>
        </w:tc>
        <w:tc>
          <w:tcPr>
            <w:tcW w:w="1533" w:type="dxa"/>
            <w:tcBorders>
              <w:top w:val="single" w:sz="4" w:space="0" w:color="auto"/>
              <w:bottom w:val="nil"/>
            </w:tcBorders>
            <w:vAlign w:val="center"/>
            <w:hideMark/>
          </w:tcPr>
          <w:p w14:paraId="5181A86D" w14:textId="7359C9B5"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DN</w:t>
            </w:r>
            <w:r w:rsidR="004B0CE8">
              <w:rPr>
                <w:b/>
                <w:bCs/>
                <w:color w:val="000000"/>
                <w:sz w:val="20"/>
                <w:szCs w:val="20"/>
              </w:rPr>
              <w:t>A</w:t>
            </w:r>
          </w:p>
        </w:tc>
        <w:tc>
          <w:tcPr>
            <w:tcW w:w="1080" w:type="dxa"/>
            <w:tcBorders>
              <w:top w:val="single" w:sz="4" w:space="0" w:color="auto"/>
              <w:bottom w:val="nil"/>
            </w:tcBorders>
            <w:vAlign w:val="center"/>
            <w:hideMark/>
          </w:tcPr>
          <w:p w14:paraId="76274BBD"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Husbands</w:t>
            </w:r>
          </w:p>
        </w:tc>
        <w:tc>
          <w:tcPr>
            <w:tcW w:w="959" w:type="dxa"/>
            <w:tcBorders>
              <w:top w:val="single" w:sz="4" w:space="0" w:color="auto"/>
              <w:bottom w:val="nil"/>
            </w:tcBorders>
            <w:vAlign w:val="center"/>
            <w:hideMark/>
          </w:tcPr>
          <w:p w14:paraId="5C919250"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Wives</w:t>
            </w:r>
          </w:p>
        </w:tc>
        <w:tc>
          <w:tcPr>
            <w:tcW w:w="2894" w:type="dxa"/>
            <w:gridSpan w:val="3"/>
            <w:tcBorders>
              <w:top w:val="single" w:sz="4" w:space="0" w:color="auto"/>
              <w:bottom w:val="nil"/>
            </w:tcBorders>
            <w:vAlign w:val="center"/>
            <w:hideMark/>
          </w:tcPr>
          <w:p w14:paraId="57A6DC41" w14:textId="77777777" w:rsidR="00B146CE" w:rsidRPr="00D5209D" w:rsidRDefault="00B146CE" w:rsidP="00D7100B">
            <w:pPr>
              <w:pStyle w:val="NormalWeb"/>
              <w:spacing w:before="0" w:beforeAutospacing="0" w:after="80" w:afterAutospacing="0"/>
              <w:jc w:val="center"/>
              <w:rPr>
                <w:sz w:val="20"/>
                <w:szCs w:val="20"/>
              </w:rPr>
            </w:pPr>
            <w:commentRangeStart w:id="86"/>
            <w:r w:rsidRPr="00D5209D">
              <w:rPr>
                <w:b/>
                <w:bCs/>
                <w:color w:val="000000"/>
                <w:sz w:val="20"/>
                <w:szCs w:val="20"/>
              </w:rPr>
              <w:t>Test statistics</w:t>
            </w:r>
            <w:commentRangeEnd w:id="86"/>
            <w:r w:rsidR="00347B0A">
              <w:rPr>
                <w:rStyle w:val="CommentReference"/>
                <w:rFonts w:eastAsiaTheme="minorEastAsia" w:cstheme="minorBidi"/>
                <w:lang w:eastAsia="zh-CN"/>
              </w:rPr>
              <w:commentReference w:id="86"/>
            </w:r>
          </w:p>
        </w:tc>
      </w:tr>
      <w:tr w:rsidR="00B146CE" w:rsidRPr="00D5209D" w14:paraId="2714C7FF" w14:textId="77777777" w:rsidTr="00D7100B">
        <w:trPr>
          <w:trHeight w:val="288"/>
          <w:jc w:val="center"/>
        </w:trPr>
        <w:tc>
          <w:tcPr>
            <w:tcW w:w="0" w:type="auto"/>
            <w:tcBorders>
              <w:top w:val="nil"/>
              <w:bottom w:val="single" w:sz="4" w:space="0" w:color="auto"/>
            </w:tcBorders>
            <w:vAlign w:val="bottom"/>
            <w:hideMark/>
          </w:tcPr>
          <w:p w14:paraId="76310805"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Variable description.</w:t>
            </w:r>
          </w:p>
        </w:tc>
        <w:tc>
          <w:tcPr>
            <w:tcW w:w="1533" w:type="dxa"/>
            <w:tcBorders>
              <w:top w:val="nil"/>
              <w:bottom w:val="single" w:sz="4" w:space="0" w:color="auto"/>
            </w:tcBorders>
            <w:vAlign w:val="bottom"/>
            <w:hideMark/>
          </w:tcPr>
          <w:p w14:paraId="520DAB8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w:t>
            </w:r>
          </w:p>
        </w:tc>
        <w:tc>
          <w:tcPr>
            <w:tcW w:w="1080" w:type="dxa"/>
            <w:tcBorders>
              <w:top w:val="nil"/>
              <w:bottom w:val="single" w:sz="4" w:space="0" w:color="auto"/>
            </w:tcBorders>
            <w:vAlign w:val="bottom"/>
            <w:hideMark/>
          </w:tcPr>
          <w:p w14:paraId="717AB368"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[2]</w:t>
            </w:r>
          </w:p>
        </w:tc>
        <w:tc>
          <w:tcPr>
            <w:tcW w:w="959" w:type="dxa"/>
            <w:tcBorders>
              <w:top w:val="nil"/>
              <w:bottom w:val="single" w:sz="4" w:space="0" w:color="auto"/>
            </w:tcBorders>
            <w:vAlign w:val="bottom"/>
            <w:hideMark/>
          </w:tcPr>
          <w:p w14:paraId="0B419AA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[3]</w:t>
            </w:r>
          </w:p>
        </w:tc>
        <w:tc>
          <w:tcPr>
            <w:tcW w:w="914" w:type="dxa"/>
            <w:tcBorders>
              <w:top w:val="nil"/>
              <w:bottom w:val="single" w:sz="4" w:space="0" w:color="auto"/>
            </w:tcBorders>
            <w:vAlign w:val="bottom"/>
            <w:hideMark/>
          </w:tcPr>
          <w:p w14:paraId="6ED7253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[1]-[2]</w:t>
            </w:r>
          </w:p>
        </w:tc>
        <w:tc>
          <w:tcPr>
            <w:tcW w:w="990" w:type="dxa"/>
            <w:tcBorders>
              <w:top w:val="nil"/>
              <w:bottom w:val="single" w:sz="4" w:space="0" w:color="auto"/>
            </w:tcBorders>
            <w:vAlign w:val="bottom"/>
            <w:hideMark/>
          </w:tcPr>
          <w:p w14:paraId="4EBC081F"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[1]-[3]</w:t>
            </w:r>
          </w:p>
        </w:tc>
        <w:tc>
          <w:tcPr>
            <w:tcW w:w="990" w:type="dxa"/>
            <w:tcBorders>
              <w:top w:val="nil"/>
              <w:bottom w:val="single" w:sz="4" w:space="0" w:color="auto"/>
            </w:tcBorders>
            <w:vAlign w:val="bottom"/>
            <w:hideMark/>
          </w:tcPr>
          <w:p w14:paraId="1E90763D"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[2]-[3]</w:t>
            </w:r>
          </w:p>
        </w:tc>
      </w:tr>
      <w:tr w:rsidR="00B146CE" w:rsidRPr="00D5209D" w14:paraId="3257ECB4" w14:textId="77777777" w:rsidTr="00D7100B">
        <w:trPr>
          <w:trHeight w:val="288"/>
          <w:jc w:val="center"/>
        </w:trPr>
        <w:tc>
          <w:tcPr>
            <w:tcW w:w="0" w:type="auto"/>
            <w:tcBorders>
              <w:top w:val="single" w:sz="4" w:space="0" w:color="auto"/>
            </w:tcBorders>
            <w:vAlign w:val="bottom"/>
            <w:hideMark/>
          </w:tcPr>
          <w:p w14:paraId="63494033"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Dependent variables.</w:t>
            </w:r>
          </w:p>
        </w:tc>
        <w:tc>
          <w:tcPr>
            <w:tcW w:w="1533" w:type="dxa"/>
            <w:tcBorders>
              <w:top w:val="single" w:sz="4" w:space="0" w:color="auto"/>
            </w:tcBorders>
            <w:vAlign w:val="bottom"/>
            <w:hideMark/>
          </w:tcPr>
          <w:p w14:paraId="0C30D812" w14:textId="77777777" w:rsidR="00B146CE" w:rsidRPr="00D5209D" w:rsidRDefault="00B146CE" w:rsidP="00D7100B">
            <w:pPr>
              <w:rPr>
                <w:sz w:val="20"/>
                <w:szCs w:val="20"/>
              </w:rPr>
            </w:pPr>
          </w:p>
        </w:tc>
        <w:tc>
          <w:tcPr>
            <w:tcW w:w="1080" w:type="dxa"/>
            <w:tcBorders>
              <w:top w:val="single" w:sz="4" w:space="0" w:color="auto"/>
            </w:tcBorders>
            <w:vAlign w:val="bottom"/>
            <w:hideMark/>
          </w:tcPr>
          <w:p w14:paraId="48DDE176" w14:textId="77777777" w:rsidR="00B146CE" w:rsidRPr="00D5209D" w:rsidRDefault="00B146CE" w:rsidP="00D7100B">
            <w:pPr>
              <w:rPr>
                <w:sz w:val="20"/>
                <w:szCs w:val="20"/>
              </w:rPr>
            </w:pPr>
          </w:p>
        </w:tc>
        <w:tc>
          <w:tcPr>
            <w:tcW w:w="959" w:type="dxa"/>
            <w:tcBorders>
              <w:top w:val="single" w:sz="4" w:space="0" w:color="auto"/>
            </w:tcBorders>
            <w:vAlign w:val="bottom"/>
            <w:hideMark/>
          </w:tcPr>
          <w:p w14:paraId="031F4B2E" w14:textId="77777777" w:rsidR="00B146CE" w:rsidRPr="00D5209D" w:rsidRDefault="00B146CE" w:rsidP="00D7100B">
            <w:pPr>
              <w:rPr>
                <w:sz w:val="20"/>
                <w:szCs w:val="20"/>
              </w:rPr>
            </w:pPr>
          </w:p>
        </w:tc>
        <w:tc>
          <w:tcPr>
            <w:tcW w:w="0" w:type="auto"/>
            <w:tcBorders>
              <w:top w:val="single" w:sz="4" w:space="0" w:color="auto"/>
            </w:tcBorders>
            <w:vAlign w:val="bottom"/>
            <w:hideMark/>
          </w:tcPr>
          <w:p w14:paraId="6293D8FC" w14:textId="77777777" w:rsidR="00B146CE" w:rsidRPr="00D5209D" w:rsidRDefault="00B146CE" w:rsidP="00D7100B">
            <w:pPr>
              <w:rPr>
                <w:sz w:val="20"/>
                <w:szCs w:val="20"/>
              </w:rPr>
            </w:pPr>
          </w:p>
        </w:tc>
        <w:tc>
          <w:tcPr>
            <w:tcW w:w="0" w:type="auto"/>
            <w:tcBorders>
              <w:top w:val="single" w:sz="4" w:space="0" w:color="auto"/>
            </w:tcBorders>
            <w:vAlign w:val="bottom"/>
            <w:hideMark/>
          </w:tcPr>
          <w:p w14:paraId="5CF81B02" w14:textId="77777777" w:rsidR="00B146CE" w:rsidRPr="00D5209D" w:rsidRDefault="00B146CE" w:rsidP="00D7100B">
            <w:pPr>
              <w:rPr>
                <w:sz w:val="20"/>
                <w:szCs w:val="20"/>
              </w:rPr>
            </w:pPr>
          </w:p>
        </w:tc>
        <w:tc>
          <w:tcPr>
            <w:tcW w:w="990" w:type="dxa"/>
            <w:tcBorders>
              <w:top w:val="single" w:sz="4" w:space="0" w:color="auto"/>
            </w:tcBorders>
            <w:vAlign w:val="bottom"/>
            <w:hideMark/>
          </w:tcPr>
          <w:p w14:paraId="3530F5F1" w14:textId="77777777" w:rsidR="00B146CE" w:rsidRPr="00D5209D" w:rsidRDefault="00B146CE" w:rsidP="00D7100B">
            <w:pPr>
              <w:rPr>
                <w:sz w:val="20"/>
                <w:szCs w:val="20"/>
              </w:rPr>
            </w:pPr>
          </w:p>
        </w:tc>
      </w:tr>
      <w:tr w:rsidR="00B146CE" w:rsidRPr="00D5209D" w14:paraId="378095C3" w14:textId="77777777" w:rsidTr="00D7100B">
        <w:trPr>
          <w:trHeight w:val="288"/>
          <w:jc w:val="center"/>
        </w:trPr>
        <w:tc>
          <w:tcPr>
            <w:tcW w:w="0" w:type="auto"/>
            <w:vAlign w:val="bottom"/>
            <w:hideMark/>
          </w:tcPr>
          <w:p w14:paraId="72207A2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Y/N ICV.</w:t>
            </w:r>
          </w:p>
        </w:tc>
        <w:tc>
          <w:tcPr>
            <w:tcW w:w="1533" w:type="dxa"/>
            <w:vAlign w:val="bottom"/>
            <w:hideMark/>
          </w:tcPr>
          <w:p w14:paraId="62FBE072" w14:textId="77777777" w:rsidR="00B146CE" w:rsidRPr="00D5209D" w:rsidRDefault="00B146CE" w:rsidP="00D7100B">
            <w:pPr>
              <w:rPr>
                <w:sz w:val="20"/>
                <w:szCs w:val="20"/>
              </w:rPr>
            </w:pPr>
          </w:p>
        </w:tc>
        <w:tc>
          <w:tcPr>
            <w:tcW w:w="1080" w:type="dxa"/>
            <w:vAlign w:val="bottom"/>
            <w:hideMark/>
          </w:tcPr>
          <w:p w14:paraId="73DE55FE" w14:textId="77777777" w:rsidR="00B146CE" w:rsidRPr="00D5209D" w:rsidRDefault="00B146CE" w:rsidP="00D7100B">
            <w:pPr>
              <w:rPr>
                <w:sz w:val="20"/>
                <w:szCs w:val="20"/>
              </w:rPr>
            </w:pPr>
          </w:p>
        </w:tc>
        <w:tc>
          <w:tcPr>
            <w:tcW w:w="959" w:type="dxa"/>
            <w:vAlign w:val="bottom"/>
            <w:hideMark/>
          </w:tcPr>
          <w:p w14:paraId="3395F6A6" w14:textId="77777777" w:rsidR="00B146CE" w:rsidRPr="00D5209D" w:rsidRDefault="00B146CE" w:rsidP="00D7100B">
            <w:pPr>
              <w:rPr>
                <w:sz w:val="20"/>
                <w:szCs w:val="20"/>
              </w:rPr>
            </w:pPr>
          </w:p>
        </w:tc>
        <w:tc>
          <w:tcPr>
            <w:tcW w:w="0" w:type="auto"/>
            <w:vAlign w:val="bottom"/>
            <w:hideMark/>
          </w:tcPr>
          <w:p w14:paraId="1B23FE12" w14:textId="77777777" w:rsidR="00B146CE" w:rsidRPr="00D5209D" w:rsidRDefault="00B146CE" w:rsidP="00D7100B">
            <w:pPr>
              <w:rPr>
                <w:sz w:val="20"/>
                <w:szCs w:val="20"/>
              </w:rPr>
            </w:pPr>
          </w:p>
        </w:tc>
        <w:tc>
          <w:tcPr>
            <w:tcW w:w="0" w:type="auto"/>
            <w:vAlign w:val="bottom"/>
            <w:hideMark/>
          </w:tcPr>
          <w:p w14:paraId="4ED6C21E" w14:textId="77777777" w:rsidR="00B146CE" w:rsidRPr="00D5209D" w:rsidRDefault="00B146CE" w:rsidP="00D7100B">
            <w:pPr>
              <w:rPr>
                <w:sz w:val="20"/>
                <w:szCs w:val="20"/>
              </w:rPr>
            </w:pPr>
          </w:p>
        </w:tc>
        <w:tc>
          <w:tcPr>
            <w:tcW w:w="990" w:type="dxa"/>
            <w:vAlign w:val="bottom"/>
            <w:hideMark/>
          </w:tcPr>
          <w:p w14:paraId="1FE1E0FA" w14:textId="77777777" w:rsidR="00B146CE" w:rsidRPr="00D5209D" w:rsidRDefault="00B146CE" w:rsidP="00D7100B">
            <w:pPr>
              <w:rPr>
                <w:sz w:val="20"/>
                <w:szCs w:val="20"/>
              </w:rPr>
            </w:pPr>
          </w:p>
        </w:tc>
      </w:tr>
      <w:tr w:rsidR="00B146CE" w:rsidRPr="00D5209D" w14:paraId="2283354B" w14:textId="77777777" w:rsidTr="00D7100B">
        <w:trPr>
          <w:trHeight w:val="288"/>
          <w:jc w:val="center"/>
        </w:trPr>
        <w:tc>
          <w:tcPr>
            <w:tcW w:w="0" w:type="auto"/>
            <w:vAlign w:val="bottom"/>
            <w:hideMark/>
          </w:tcPr>
          <w:p w14:paraId="5AFE23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All observations.</w:t>
            </w:r>
          </w:p>
        </w:tc>
        <w:tc>
          <w:tcPr>
            <w:tcW w:w="1533" w:type="dxa"/>
            <w:vAlign w:val="bottom"/>
            <w:hideMark/>
          </w:tcPr>
          <w:p w14:paraId="62A487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0.645</w:t>
            </w:r>
          </w:p>
        </w:tc>
        <w:tc>
          <w:tcPr>
            <w:tcW w:w="1080" w:type="dxa"/>
            <w:vAlign w:val="bottom"/>
            <w:hideMark/>
          </w:tcPr>
          <w:p w14:paraId="5CFB3E1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0.621</w:t>
            </w:r>
          </w:p>
        </w:tc>
        <w:tc>
          <w:tcPr>
            <w:tcW w:w="959" w:type="dxa"/>
            <w:vAlign w:val="bottom"/>
            <w:hideMark/>
          </w:tcPr>
          <w:p w14:paraId="2D8A823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0.582</w:t>
            </w:r>
          </w:p>
        </w:tc>
        <w:tc>
          <w:tcPr>
            <w:tcW w:w="0" w:type="auto"/>
            <w:vAlign w:val="bottom"/>
            <w:hideMark/>
          </w:tcPr>
          <w:p w14:paraId="35B1CA0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0.977</w:t>
            </w:r>
          </w:p>
        </w:tc>
        <w:tc>
          <w:tcPr>
            <w:tcW w:w="0" w:type="auto"/>
            <w:vAlign w:val="bottom"/>
            <w:hideMark/>
          </w:tcPr>
          <w:p w14:paraId="00A1214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2.598</w:t>
            </w:r>
            <w:r w:rsidRPr="00D5209D">
              <w:rPr>
                <w:color w:val="000000"/>
                <w:sz w:val="20"/>
                <w:szCs w:val="20"/>
                <w:vertAlign w:val="superscript"/>
              </w:rPr>
              <w:t>***</w:t>
            </w:r>
          </w:p>
        </w:tc>
        <w:tc>
          <w:tcPr>
            <w:tcW w:w="990" w:type="dxa"/>
            <w:vAlign w:val="bottom"/>
            <w:hideMark/>
          </w:tcPr>
          <w:p w14:paraId="408752E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2.224</w:t>
            </w:r>
            <w:r w:rsidRPr="00D5209D">
              <w:rPr>
                <w:color w:val="000000"/>
                <w:sz w:val="20"/>
                <w:szCs w:val="20"/>
                <w:vertAlign w:val="superscript"/>
              </w:rPr>
              <w:t>**</w:t>
            </w:r>
          </w:p>
        </w:tc>
      </w:tr>
      <w:tr w:rsidR="00B146CE" w:rsidRPr="00D5209D" w14:paraId="77091F3B" w14:textId="77777777" w:rsidTr="00D7100B">
        <w:trPr>
          <w:trHeight w:val="288"/>
          <w:jc w:val="center"/>
        </w:trPr>
        <w:tc>
          <w:tcPr>
            <w:tcW w:w="0" w:type="auto"/>
            <w:vAlign w:val="bottom"/>
            <w:hideMark/>
          </w:tcPr>
          <w:p w14:paraId="1EA03BF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042A262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0.597</w:t>
            </w:r>
          </w:p>
        </w:tc>
        <w:tc>
          <w:tcPr>
            <w:tcW w:w="1080" w:type="dxa"/>
            <w:vAlign w:val="bottom"/>
            <w:hideMark/>
          </w:tcPr>
          <w:p w14:paraId="6006D726" w14:textId="77777777" w:rsidR="00B146CE" w:rsidRPr="00D5209D" w:rsidRDefault="00B146CE" w:rsidP="00D7100B">
            <w:pPr>
              <w:pStyle w:val="NormalWeb"/>
              <w:spacing w:before="0" w:beforeAutospacing="0" w:after="80" w:afterAutospacing="0"/>
              <w:jc w:val="right"/>
              <w:rPr>
                <w:sz w:val="20"/>
                <w:szCs w:val="20"/>
              </w:rPr>
            </w:pPr>
            <w:commentRangeStart w:id="87"/>
            <w:r w:rsidRPr="00D5209D">
              <w:rPr>
                <w:color w:val="000000"/>
                <w:sz w:val="20"/>
                <w:szCs w:val="20"/>
              </w:rPr>
              <w:t>0.64</w:t>
            </w:r>
          </w:p>
        </w:tc>
        <w:tc>
          <w:tcPr>
            <w:tcW w:w="959" w:type="dxa"/>
            <w:vAlign w:val="bottom"/>
            <w:hideMark/>
          </w:tcPr>
          <w:p w14:paraId="0178A7F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0.656</w:t>
            </w:r>
            <w:commentRangeEnd w:id="87"/>
            <w:r w:rsidR="00940296">
              <w:rPr>
                <w:rStyle w:val="CommentReference"/>
                <w:rFonts w:eastAsiaTheme="minorEastAsia" w:cstheme="minorBidi"/>
                <w:lang w:eastAsia="zh-CN"/>
              </w:rPr>
              <w:commentReference w:id="87"/>
            </w:r>
          </w:p>
        </w:tc>
        <w:tc>
          <w:tcPr>
            <w:tcW w:w="0" w:type="auto"/>
            <w:vAlign w:val="bottom"/>
            <w:hideMark/>
          </w:tcPr>
          <w:p w14:paraId="0CD1974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-0.905</w:t>
            </w:r>
          </w:p>
        </w:tc>
        <w:tc>
          <w:tcPr>
            <w:tcW w:w="0" w:type="auto"/>
            <w:vAlign w:val="bottom"/>
            <w:hideMark/>
          </w:tcPr>
          <w:p w14:paraId="5FA5A77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-1.209</w:t>
            </w:r>
          </w:p>
        </w:tc>
        <w:tc>
          <w:tcPr>
            <w:tcW w:w="990" w:type="dxa"/>
            <w:vAlign w:val="bottom"/>
            <w:hideMark/>
          </w:tcPr>
          <w:p w14:paraId="711613F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-0.419</w:t>
            </w:r>
          </w:p>
        </w:tc>
      </w:tr>
      <w:tr w:rsidR="00B146CE" w:rsidRPr="00D5209D" w14:paraId="1B0217CC" w14:textId="77777777" w:rsidTr="00D7100B">
        <w:trPr>
          <w:trHeight w:val="288"/>
          <w:jc w:val="center"/>
        </w:trPr>
        <w:tc>
          <w:tcPr>
            <w:tcW w:w="0" w:type="auto"/>
            <w:vAlign w:val="bottom"/>
            <w:hideMark/>
          </w:tcPr>
          <w:p w14:paraId="34000A4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00980D2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0.693</w:t>
            </w:r>
          </w:p>
        </w:tc>
        <w:tc>
          <w:tcPr>
            <w:tcW w:w="1080" w:type="dxa"/>
            <w:vAlign w:val="bottom"/>
            <w:hideMark/>
          </w:tcPr>
          <w:p w14:paraId="643D818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0.697</w:t>
            </w:r>
          </w:p>
        </w:tc>
        <w:tc>
          <w:tcPr>
            <w:tcW w:w="959" w:type="dxa"/>
            <w:vAlign w:val="bottom"/>
            <w:hideMark/>
          </w:tcPr>
          <w:p w14:paraId="26A0367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0.597</w:t>
            </w:r>
          </w:p>
        </w:tc>
        <w:tc>
          <w:tcPr>
            <w:tcW w:w="0" w:type="auto"/>
            <w:vAlign w:val="bottom"/>
            <w:hideMark/>
          </w:tcPr>
          <w:p w14:paraId="6B5697F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-0.094</w:t>
            </w:r>
          </w:p>
        </w:tc>
        <w:tc>
          <w:tcPr>
            <w:tcW w:w="0" w:type="auto"/>
            <w:vAlign w:val="bottom"/>
            <w:hideMark/>
          </w:tcPr>
          <w:p w14:paraId="7411FBE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2.142</w:t>
            </w:r>
            <w:r w:rsidRPr="00D5209D">
              <w:rPr>
                <w:color w:val="000000"/>
                <w:sz w:val="20"/>
                <w:szCs w:val="20"/>
                <w:vertAlign w:val="superscript"/>
              </w:rPr>
              <w:t>**</w:t>
            </w:r>
          </w:p>
        </w:tc>
        <w:tc>
          <w:tcPr>
            <w:tcW w:w="990" w:type="dxa"/>
            <w:vAlign w:val="bottom"/>
            <w:hideMark/>
          </w:tcPr>
          <w:p w14:paraId="70F8FCA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2.755</w:t>
            </w:r>
            <w:r w:rsidRPr="00D5209D">
              <w:rPr>
                <w:color w:val="000000"/>
                <w:sz w:val="20"/>
                <w:szCs w:val="20"/>
                <w:vertAlign w:val="superscript"/>
              </w:rPr>
              <w:t>***</w:t>
            </w:r>
          </w:p>
        </w:tc>
      </w:tr>
      <w:tr w:rsidR="00B146CE" w:rsidRPr="00D5209D" w14:paraId="5B91CED5" w14:textId="77777777" w:rsidTr="00D7100B">
        <w:trPr>
          <w:trHeight w:val="288"/>
          <w:jc w:val="center"/>
        </w:trPr>
        <w:tc>
          <w:tcPr>
            <w:tcW w:w="0" w:type="auto"/>
            <w:vAlign w:val="bottom"/>
            <w:hideMark/>
          </w:tcPr>
          <w:p w14:paraId="3A57A15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4ED52AD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0.503</w:t>
            </w:r>
          </w:p>
        </w:tc>
        <w:tc>
          <w:tcPr>
            <w:tcW w:w="1080" w:type="dxa"/>
            <w:vAlign w:val="bottom"/>
            <w:hideMark/>
          </w:tcPr>
          <w:p w14:paraId="62DA838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0.37</w:t>
            </w:r>
          </w:p>
        </w:tc>
        <w:tc>
          <w:tcPr>
            <w:tcW w:w="959" w:type="dxa"/>
            <w:vAlign w:val="bottom"/>
            <w:hideMark/>
          </w:tcPr>
          <w:p w14:paraId="73F5B08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0.358</w:t>
            </w:r>
          </w:p>
        </w:tc>
        <w:tc>
          <w:tcPr>
            <w:tcW w:w="0" w:type="auto"/>
            <w:vAlign w:val="bottom"/>
            <w:hideMark/>
          </w:tcPr>
          <w:p w14:paraId="33832CD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2.639</w:t>
            </w:r>
            <w:r w:rsidRPr="00D5209D">
              <w:rPr>
                <w:color w:val="000000"/>
                <w:sz w:val="20"/>
                <w:szCs w:val="20"/>
                <w:vertAlign w:val="superscript"/>
              </w:rPr>
              <w:t>***</w:t>
            </w:r>
          </w:p>
        </w:tc>
        <w:tc>
          <w:tcPr>
            <w:tcW w:w="0" w:type="auto"/>
            <w:vAlign w:val="bottom"/>
            <w:hideMark/>
          </w:tcPr>
          <w:p w14:paraId="4A5C650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2.810</w:t>
            </w:r>
            <w:r w:rsidRPr="00D5209D">
              <w:rPr>
                <w:color w:val="000000"/>
                <w:sz w:val="20"/>
                <w:szCs w:val="20"/>
                <w:vertAlign w:val="superscript"/>
              </w:rPr>
              <w:t>***</w:t>
            </w:r>
          </w:p>
        </w:tc>
        <w:tc>
          <w:tcPr>
            <w:tcW w:w="990" w:type="dxa"/>
            <w:vAlign w:val="bottom"/>
            <w:hideMark/>
          </w:tcPr>
          <w:p w14:paraId="559BF84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0.47</w:t>
            </w:r>
          </w:p>
        </w:tc>
      </w:tr>
      <w:tr w:rsidR="00B146CE" w:rsidRPr="00D5209D" w14:paraId="7263BA3A" w14:textId="77777777" w:rsidTr="00D7100B">
        <w:trPr>
          <w:trHeight w:val="288"/>
          <w:jc w:val="center"/>
        </w:trPr>
        <w:tc>
          <w:tcPr>
            <w:tcW w:w="0" w:type="auto"/>
            <w:vAlign w:val="bottom"/>
            <w:hideMark/>
          </w:tcPr>
          <w:p w14:paraId="03B89CF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5C69A20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0.793</w:t>
            </w:r>
          </w:p>
        </w:tc>
        <w:tc>
          <w:tcPr>
            <w:tcW w:w="1080" w:type="dxa"/>
            <w:vAlign w:val="bottom"/>
            <w:hideMark/>
          </w:tcPr>
          <w:p w14:paraId="5B7A475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0.764</w:t>
            </w:r>
          </w:p>
        </w:tc>
        <w:tc>
          <w:tcPr>
            <w:tcW w:w="959" w:type="dxa"/>
            <w:vAlign w:val="bottom"/>
            <w:hideMark/>
          </w:tcPr>
          <w:p w14:paraId="7D0F385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0.721</w:t>
            </w:r>
          </w:p>
        </w:tc>
        <w:tc>
          <w:tcPr>
            <w:tcW w:w="0" w:type="auto"/>
            <w:vAlign w:val="bottom"/>
            <w:hideMark/>
          </w:tcPr>
          <w:p w14:paraId="4BF1E8E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0.631</w:t>
            </w:r>
          </w:p>
        </w:tc>
        <w:tc>
          <w:tcPr>
            <w:tcW w:w="0" w:type="auto"/>
            <w:vAlign w:val="bottom"/>
            <w:hideMark/>
          </w:tcPr>
          <w:p w14:paraId="1A80CAB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1.59</w:t>
            </w:r>
          </w:p>
        </w:tc>
        <w:tc>
          <w:tcPr>
            <w:tcW w:w="990" w:type="dxa"/>
            <w:vAlign w:val="bottom"/>
            <w:hideMark/>
          </w:tcPr>
          <w:p w14:paraId="59ECF44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1.227</w:t>
            </w:r>
          </w:p>
        </w:tc>
      </w:tr>
      <w:tr w:rsidR="00B146CE" w:rsidRPr="00D5209D" w14:paraId="1E561D36" w14:textId="77777777" w:rsidTr="00D7100B">
        <w:trPr>
          <w:trHeight w:val="288"/>
          <w:jc w:val="center"/>
        </w:trPr>
        <w:tc>
          <w:tcPr>
            <w:tcW w:w="0" w:type="auto"/>
            <w:vAlign w:val="bottom"/>
            <w:hideMark/>
          </w:tcPr>
          <w:p w14:paraId="76EC47F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xml:space="preserve">    All </w:t>
            </w:r>
            <w:commentRangeStart w:id="88"/>
            <w:commentRangeStart w:id="89"/>
            <w:r w:rsidRPr="00D5209D">
              <w:rPr>
                <w:color w:val="000000"/>
                <w:sz w:val="20"/>
                <w:szCs w:val="20"/>
              </w:rPr>
              <w:t>observations</w:t>
            </w:r>
            <w:commentRangeEnd w:id="88"/>
            <w:r w:rsidR="00347B0A">
              <w:rPr>
                <w:rStyle w:val="CommentReference"/>
                <w:rFonts w:eastAsiaTheme="minorEastAsia" w:cstheme="minorBidi"/>
                <w:lang w:eastAsia="zh-CN"/>
              </w:rPr>
              <w:commentReference w:id="88"/>
            </w:r>
            <w:commentRangeEnd w:id="89"/>
            <w:r w:rsidR="00571E36">
              <w:rPr>
                <w:rStyle w:val="CommentReference"/>
                <w:rFonts w:eastAsiaTheme="minorEastAsia" w:cstheme="minorBidi"/>
                <w:lang w:eastAsia="zh-CN"/>
              </w:rPr>
              <w:commentReference w:id="89"/>
            </w:r>
            <w:r w:rsidRPr="00D5209D">
              <w:rPr>
                <w:color w:val="000000"/>
                <w:sz w:val="20"/>
                <w:szCs w:val="20"/>
              </w:rPr>
              <w:t>.</w:t>
            </w:r>
          </w:p>
        </w:tc>
        <w:tc>
          <w:tcPr>
            <w:tcW w:w="1533" w:type="dxa"/>
            <w:vAlign w:val="bottom"/>
            <w:hideMark/>
          </w:tcPr>
          <w:p w14:paraId="6192BDF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1.775</w:t>
            </w:r>
          </w:p>
        </w:tc>
        <w:tc>
          <w:tcPr>
            <w:tcW w:w="1080" w:type="dxa"/>
            <w:vAlign w:val="bottom"/>
            <w:hideMark/>
          </w:tcPr>
          <w:p w14:paraId="558E1C0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1.512</w:t>
            </w:r>
          </w:p>
        </w:tc>
        <w:tc>
          <w:tcPr>
            <w:tcW w:w="959" w:type="dxa"/>
            <w:vAlign w:val="bottom"/>
            <w:hideMark/>
          </w:tcPr>
          <w:p w14:paraId="47D5D89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1.39</w:t>
            </w:r>
          </w:p>
        </w:tc>
        <w:tc>
          <w:tcPr>
            <w:tcW w:w="0" w:type="auto"/>
            <w:vAlign w:val="bottom"/>
            <w:hideMark/>
          </w:tcPr>
          <w:p w14:paraId="71E3CEF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4.355</w:t>
            </w:r>
            <w:r w:rsidRPr="00D5209D">
              <w:rPr>
                <w:color w:val="000000"/>
                <w:sz w:val="20"/>
                <w:szCs w:val="20"/>
                <w:vertAlign w:val="superscript"/>
              </w:rPr>
              <w:t>***</w:t>
            </w:r>
          </w:p>
        </w:tc>
        <w:tc>
          <w:tcPr>
            <w:tcW w:w="0" w:type="auto"/>
            <w:vAlign w:val="bottom"/>
            <w:hideMark/>
          </w:tcPr>
          <w:p w14:paraId="4B886C1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4.921</w:t>
            </w:r>
            <w:r w:rsidRPr="00D5209D">
              <w:rPr>
                <w:color w:val="000000"/>
                <w:sz w:val="20"/>
                <w:szCs w:val="20"/>
                <w:vertAlign w:val="superscript"/>
              </w:rPr>
              <w:t>***</w:t>
            </w:r>
          </w:p>
        </w:tc>
        <w:tc>
          <w:tcPr>
            <w:tcW w:w="990" w:type="dxa"/>
            <w:vAlign w:val="bottom"/>
            <w:hideMark/>
          </w:tcPr>
          <w:p w14:paraId="4BA89B2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1.828</w:t>
            </w:r>
            <w:r w:rsidRPr="00D5209D">
              <w:rPr>
                <w:color w:val="000000"/>
                <w:sz w:val="20"/>
                <w:szCs w:val="20"/>
                <w:vertAlign w:val="superscript"/>
              </w:rPr>
              <w:t>*</w:t>
            </w:r>
          </w:p>
        </w:tc>
      </w:tr>
      <w:tr w:rsidR="00B146CE" w:rsidRPr="00D5209D" w14:paraId="4A74DDEC" w14:textId="77777777" w:rsidTr="00D7100B">
        <w:trPr>
          <w:trHeight w:val="288"/>
          <w:jc w:val="center"/>
        </w:trPr>
        <w:tc>
          <w:tcPr>
            <w:tcW w:w="0" w:type="auto"/>
            <w:vAlign w:val="bottom"/>
            <w:hideMark/>
          </w:tcPr>
          <w:p w14:paraId="68AB70D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1415BCB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1.586</w:t>
            </w:r>
          </w:p>
        </w:tc>
        <w:tc>
          <w:tcPr>
            <w:tcW w:w="1080" w:type="dxa"/>
            <w:vAlign w:val="bottom"/>
            <w:hideMark/>
          </w:tcPr>
          <w:p w14:paraId="20F621B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1.204</w:t>
            </w:r>
          </w:p>
        </w:tc>
        <w:tc>
          <w:tcPr>
            <w:tcW w:w="959" w:type="dxa"/>
            <w:vAlign w:val="bottom"/>
            <w:hideMark/>
          </w:tcPr>
          <w:p w14:paraId="1D78EDE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1.333</w:t>
            </w:r>
          </w:p>
        </w:tc>
        <w:tc>
          <w:tcPr>
            <w:tcW w:w="0" w:type="auto"/>
            <w:vAlign w:val="bottom"/>
            <w:hideMark/>
          </w:tcPr>
          <w:p w14:paraId="434CABF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4.342</w:t>
            </w:r>
            <w:r w:rsidRPr="00D5209D">
              <w:rPr>
                <w:color w:val="000000"/>
                <w:sz w:val="20"/>
                <w:szCs w:val="20"/>
                <w:vertAlign w:val="superscript"/>
              </w:rPr>
              <w:t>***</w:t>
            </w:r>
          </w:p>
        </w:tc>
        <w:tc>
          <w:tcPr>
            <w:tcW w:w="0" w:type="auto"/>
            <w:vAlign w:val="bottom"/>
            <w:hideMark/>
          </w:tcPr>
          <w:p w14:paraId="6F6ECB4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1.961</w:t>
            </w:r>
            <w:r w:rsidRPr="00D5209D">
              <w:rPr>
                <w:color w:val="000000"/>
                <w:sz w:val="20"/>
                <w:szCs w:val="20"/>
                <w:vertAlign w:val="superscript"/>
              </w:rPr>
              <w:t>*</w:t>
            </w:r>
          </w:p>
        </w:tc>
        <w:tc>
          <w:tcPr>
            <w:tcW w:w="990" w:type="dxa"/>
            <w:vAlign w:val="bottom"/>
            <w:hideMark/>
          </w:tcPr>
          <w:p w14:paraId="0879F9E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-1.164</w:t>
            </w:r>
          </w:p>
        </w:tc>
      </w:tr>
      <w:tr w:rsidR="00B146CE" w:rsidRPr="00D5209D" w14:paraId="4356BFCF" w14:textId="77777777" w:rsidTr="00D7100B">
        <w:trPr>
          <w:trHeight w:val="288"/>
          <w:jc w:val="center"/>
        </w:trPr>
        <w:tc>
          <w:tcPr>
            <w:tcW w:w="0" w:type="auto"/>
            <w:vAlign w:val="bottom"/>
            <w:hideMark/>
          </w:tcPr>
          <w:p w14:paraId="007279C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42B5C4D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1.66</w:t>
            </w:r>
          </w:p>
        </w:tc>
        <w:tc>
          <w:tcPr>
            <w:tcW w:w="1080" w:type="dxa"/>
            <w:vAlign w:val="bottom"/>
            <w:hideMark/>
          </w:tcPr>
          <w:p w14:paraId="524D633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1.773</w:t>
            </w:r>
          </w:p>
        </w:tc>
        <w:tc>
          <w:tcPr>
            <w:tcW w:w="959" w:type="dxa"/>
            <w:vAlign w:val="bottom"/>
            <w:hideMark/>
          </w:tcPr>
          <w:p w14:paraId="7DE51F7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1.555</w:t>
            </w:r>
          </w:p>
        </w:tc>
        <w:tc>
          <w:tcPr>
            <w:tcW w:w="0" w:type="auto"/>
            <w:vAlign w:val="bottom"/>
            <w:hideMark/>
          </w:tcPr>
          <w:p w14:paraId="59F5A95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-1.375</w:t>
            </w:r>
          </w:p>
        </w:tc>
        <w:tc>
          <w:tcPr>
            <w:tcW w:w="0" w:type="auto"/>
            <w:vAlign w:val="bottom"/>
            <w:hideMark/>
          </w:tcPr>
          <w:p w14:paraId="406E71F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0.722</w:t>
            </w:r>
          </w:p>
        </w:tc>
        <w:tc>
          <w:tcPr>
            <w:tcW w:w="990" w:type="dxa"/>
            <w:vAlign w:val="bottom"/>
            <w:hideMark/>
          </w:tcPr>
          <w:p w14:paraId="6816877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1.690*</w:t>
            </w:r>
          </w:p>
        </w:tc>
      </w:tr>
      <w:tr w:rsidR="00B146CE" w:rsidRPr="00D5209D" w14:paraId="17D817E8" w14:textId="77777777" w:rsidTr="00D7100B">
        <w:trPr>
          <w:trHeight w:val="288"/>
          <w:jc w:val="center"/>
        </w:trPr>
        <w:tc>
          <w:tcPr>
            <w:tcW w:w="0" w:type="auto"/>
            <w:vAlign w:val="bottom"/>
            <w:hideMark/>
          </w:tcPr>
          <w:p w14:paraId="7209462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68D5643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1.909</w:t>
            </w:r>
          </w:p>
        </w:tc>
        <w:tc>
          <w:tcPr>
            <w:tcW w:w="1080" w:type="dxa"/>
            <w:vAlign w:val="bottom"/>
            <w:hideMark/>
          </w:tcPr>
          <w:p w14:paraId="5D7188C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1.267</w:t>
            </w:r>
          </w:p>
        </w:tc>
        <w:tc>
          <w:tcPr>
            <w:tcW w:w="959" w:type="dxa"/>
            <w:vAlign w:val="bottom"/>
            <w:hideMark/>
          </w:tcPr>
          <w:p w14:paraId="679970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1.055</w:t>
            </w:r>
          </w:p>
        </w:tc>
        <w:tc>
          <w:tcPr>
            <w:tcW w:w="0" w:type="auto"/>
            <w:vAlign w:val="bottom"/>
            <w:hideMark/>
          </w:tcPr>
          <w:p w14:paraId="0489EE0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3.481</w:t>
            </w:r>
            <w:r w:rsidRPr="00D5209D">
              <w:rPr>
                <w:color w:val="000000"/>
                <w:sz w:val="20"/>
                <w:szCs w:val="20"/>
                <w:vertAlign w:val="superscript"/>
              </w:rPr>
              <w:t>***</w:t>
            </w:r>
          </w:p>
        </w:tc>
        <w:tc>
          <w:tcPr>
            <w:tcW w:w="0" w:type="auto"/>
            <w:vAlign w:val="bottom"/>
            <w:hideMark/>
          </w:tcPr>
          <w:p w14:paraId="3A7E205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4.400</w:t>
            </w:r>
            <w:r w:rsidRPr="00D5209D">
              <w:rPr>
                <w:color w:val="000000"/>
                <w:sz w:val="20"/>
                <w:szCs w:val="20"/>
                <w:vertAlign w:val="superscript"/>
              </w:rPr>
              <w:t>***</w:t>
            </w:r>
          </w:p>
        </w:tc>
        <w:tc>
          <w:tcPr>
            <w:tcW w:w="990" w:type="dxa"/>
            <w:vAlign w:val="bottom"/>
            <w:hideMark/>
          </w:tcPr>
          <w:p w14:paraId="13AABB1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1.29</w:t>
            </w:r>
          </w:p>
        </w:tc>
      </w:tr>
      <w:tr w:rsidR="00B146CE" w:rsidRPr="00D5209D" w14:paraId="35151B55" w14:textId="77777777" w:rsidTr="00D7100B">
        <w:trPr>
          <w:trHeight w:val="288"/>
          <w:jc w:val="center"/>
        </w:trPr>
        <w:tc>
          <w:tcPr>
            <w:tcW w:w="0" w:type="auto"/>
            <w:vAlign w:val="bottom"/>
            <w:hideMark/>
          </w:tcPr>
          <w:p w14:paraId="5819DBB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73101EA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2.064</w:t>
            </w:r>
          </w:p>
        </w:tc>
        <w:tc>
          <w:tcPr>
            <w:tcW w:w="1080" w:type="dxa"/>
            <w:vAlign w:val="bottom"/>
            <w:hideMark/>
          </w:tcPr>
          <w:p w14:paraId="4C73E41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1.764</w:t>
            </w:r>
          </w:p>
        </w:tc>
        <w:tc>
          <w:tcPr>
            <w:tcW w:w="959" w:type="dxa"/>
            <w:vAlign w:val="bottom"/>
            <w:hideMark/>
          </w:tcPr>
          <w:p w14:paraId="150181C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1.579</w:t>
            </w:r>
          </w:p>
        </w:tc>
        <w:tc>
          <w:tcPr>
            <w:tcW w:w="0" w:type="auto"/>
            <w:vAlign w:val="bottom"/>
            <w:hideMark/>
          </w:tcPr>
          <w:p w14:paraId="75DD413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2.379</w:t>
            </w:r>
            <w:r w:rsidRPr="00D5209D">
              <w:rPr>
                <w:color w:val="000000"/>
                <w:sz w:val="20"/>
                <w:szCs w:val="20"/>
                <w:vertAlign w:val="superscript"/>
              </w:rPr>
              <w:t>**</w:t>
            </w:r>
          </w:p>
        </w:tc>
        <w:tc>
          <w:tcPr>
            <w:tcW w:w="0" w:type="auto"/>
            <w:vAlign w:val="bottom"/>
            <w:hideMark/>
          </w:tcPr>
          <w:p w14:paraId="441C514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3.334</w:t>
            </w:r>
            <w:r w:rsidRPr="00D5209D">
              <w:rPr>
                <w:color w:val="000000"/>
                <w:sz w:val="20"/>
                <w:szCs w:val="20"/>
                <w:vertAlign w:val="superscript"/>
              </w:rPr>
              <w:t>***</w:t>
            </w:r>
          </w:p>
        </w:tc>
        <w:tc>
          <w:tcPr>
            <w:tcW w:w="990" w:type="dxa"/>
            <w:vAlign w:val="bottom"/>
            <w:hideMark/>
          </w:tcPr>
          <w:p w14:paraId="0D66A00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1.622</w:t>
            </w:r>
          </w:p>
        </w:tc>
      </w:tr>
      <w:tr w:rsidR="00B146CE" w:rsidRPr="00D5209D" w14:paraId="71FD8C57" w14:textId="77777777" w:rsidTr="00D7100B">
        <w:trPr>
          <w:trHeight w:val="288"/>
          <w:jc w:val="center"/>
        </w:trPr>
        <w:tc>
          <w:tcPr>
            <w:tcW w:w="0" w:type="auto"/>
            <w:vAlign w:val="bottom"/>
            <w:hideMark/>
          </w:tcPr>
          <w:p w14:paraId="05C664F9" w14:textId="070ACF2C" w:rsidR="00B146CE" w:rsidRPr="00D5209D" w:rsidRDefault="00B146CE" w:rsidP="00D7100B">
            <w:pPr>
              <w:pStyle w:val="NormalWeb"/>
              <w:spacing w:before="0" w:beforeAutospacing="0" w:after="80" w:afterAutospacing="0"/>
              <w:rPr>
                <w:sz w:val="20"/>
                <w:szCs w:val="20"/>
              </w:rPr>
            </w:pPr>
            <w:commentRangeStart w:id="90"/>
            <w:r w:rsidRPr="00D5209D">
              <w:rPr>
                <w:b/>
                <w:bCs/>
                <w:color w:val="000000"/>
                <w:sz w:val="20"/>
                <w:szCs w:val="20"/>
              </w:rPr>
              <w:t>Independent variables</w:t>
            </w:r>
            <w:commentRangeEnd w:id="90"/>
            <w:r w:rsidR="00EB6003">
              <w:rPr>
                <w:rStyle w:val="CommentReference"/>
                <w:rFonts w:eastAsiaTheme="minorEastAsia" w:cstheme="minorBidi"/>
                <w:lang w:eastAsia="zh-CN"/>
              </w:rPr>
              <w:commentReference w:id="90"/>
            </w:r>
            <w:r w:rsidR="00EB6003">
              <w:rPr>
                <w:b/>
                <w:bCs/>
                <w:color w:val="000000"/>
                <w:sz w:val="20"/>
                <w:szCs w:val="20"/>
              </w:rPr>
              <w:t>n</w:t>
            </w:r>
          </w:p>
        </w:tc>
        <w:tc>
          <w:tcPr>
            <w:tcW w:w="1533" w:type="dxa"/>
            <w:vAlign w:val="bottom"/>
            <w:hideMark/>
          </w:tcPr>
          <w:p w14:paraId="271C56D0" w14:textId="77777777" w:rsidR="00B146CE" w:rsidRPr="00D5209D" w:rsidRDefault="00B146CE" w:rsidP="00D7100B">
            <w:pPr>
              <w:rPr>
                <w:sz w:val="20"/>
                <w:szCs w:val="20"/>
              </w:rPr>
            </w:pPr>
          </w:p>
        </w:tc>
        <w:tc>
          <w:tcPr>
            <w:tcW w:w="1080" w:type="dxa"/>
            <w:vAlign w:val="bottom"/>
            <w:hideMark/>
          </w:tcPr>
          <w:p w14:paraId="053B1F71" w14:textId="77777777" w:rsidR="00B146CE" w:rsidRPr="00D5209D" w:rsidRDefault="00B146CE" w:rsidP="00D7100B">
            <w:pPr>
              <w:rPr>
                <w:sz w:val="20"/>
                <w:szCs w:val="20"/>
              </w:rPr>
            </w:pPr>
          </w:p>
        </w:tc>
        <w:tc>
          <w:tcPr>
            <w:tcW w:w="959" w:type="dxa"/>
            <w:vAlign w:val="bottom"/>
            <w:hideMark/>
          </w:tcPr>
          <w:p w14:paraId="4831D62B" w14:textId="77777777" w:rsidR="00B146CE" w:rsidRPr="00D5209D" w:rsidRDefault="00B146CE" w:rsidP="00D7100B">
            <w:pPr>
              <w:rPr>
                <w:sz w:val="20"/>
                <w:szCs w:val="20"/>
              </w:rPr>
            </w:pPr>
          </w:p>
        </w:tc>
        <w:tc>
          <w:tcPr>
            <w:tcW w:w="0" w:type="auto"/>
            <w:vAlign w:val="bottom"/>
            <w:hideMark/>
          </w:tcPr>
          <w:p w14:paraId="3AF1F83A" w14:textId="77777777" w:rsidR="00B146CE" w:rsidRPr="00D5209D" w:rsidRDefault="00B146CE" w:rsidP="00D7100B">
            <w:pPr>
              <w:rPr>
                <w:sz w:val="20"/>
                <w:szCs w:val="20"/>
              </w:rPr>
            </w:pPr>
          </w:p>
        </w:tc>
        <w:tc>
          <w:tcPr>
            <w:tcW w:w="0" w:type="auto"/>
            <w:vAlign w:val="bottom"/>
            <w:hideMark/>
          </w:tcPr>
          <w:p w14:paraId="6FCCA348" w14:textId="77777777" w:rsidR="00B146CE" w:rsidRPr="00D5209D" w:rsidRDefault="00B146CE" w:rsidP="00D7100B">
            <w:pPr>
              <w:rPr>
                <w:sz w:val="20"/>
                <w:szCs w:val="20"/>
              </w:rPr>
            </w:pPr>
          </w:p>
        </w:tc>
        <w:tc>
          <w:tcPr>
            <w:tcW w:w="990" w:type="dxa"/>
            <w:vAlign w:val="bottom"/>
            <w:hideMark/>
          </w:tcPr>
          <w:p w14:paraId="18A0F5AC" w14:textId="77777777" w:rsidR="00B146CE" w:rsidRPr="00D5209D" w:rsidRDefault="00B146CE" w:rsidP="00D7100B">
            <w:pPr>
              <w:rPr>
                <w:sz w:val="20"/>
                <w:szCs w:val="20"/>
              </w:rPr>
            </w:pPr>
          </w:p>
        </w:tc>
      </w:tr>
      <w:tr w:rsidR="00B146CE" w:rsidRPr="00D5209D" w14:paraId="1F373A70" w14:textId="77777777" w:rsidTr="00D7100B">
        <w:trPr>
          <w:trHeight w:val="288"/>
          <w:jc w:val="center"/>
        </w:trPr>
        <w:tc>
          <w:tcPr>
            <w:tcW w:w="0" w:type="auto"/>
            <w:vAlign w:val="bottom"/>
            <w:hideMark/>
          </w:tcPr>
          <w:p w14:paraId="26FDE30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Managed plots</w:t>
            </w:r>
          </w:p>
        </w:tc>
        <w:tc>
          <w:tcPr>
            <w:tcW w:w="1533" w:type="dxa"/>
            <w:vAlign w:val="bottom"/>
            <w:hideMark/>
          </w:tcPr>
          <w:p w14:paraId="74FBACA7" w14:textId="77777777" w:rsidR="00B146CE" w:rsidRPr="00D5209D" w:rsidRDefault="00B146CE" w:rsidP="00D7100B">
            <w:pPr>
              <w:rPr>
                <w:sz w:val="20"/>
                <w:szCs w:val="20"/>
              </w:rPr>
            </w:pPr>
          </w:p>
        </w:tc>
        <w:tc>
          <w:tcPr>
            <w:tcW w:w="1080" w:type="dxa"/>
            <w:vAlign w:val="bottom"/>
            <w:hideMark/>
          </w:tcPr>
          <w:p w14:paraId="761B8172" w14:textId="77777777" w:rsidR="00B146CE" w:rsidRPr="00D5209D" w:rsidRDefault="00B146CE" w:rsidP="00D7100B">
            <w:pPr>
              <w:rPr>
                <w:sz w:val="20"/>
                <w:szCs w:val="20"/>
              </w:rPr>
            </w:pPr>
          </w:p>
        </w:tc>
        <w:tc>
          <w:tcPr>
            <w:tcW w:w="959" w:type="dxa"/>
            <w:vAlign w:val="bottom"/>
            <w:hideMark/>
          </w:tcPr>
          <w:p w14:paraId="1841D925" w14:textId="77777777" w:rsidR="00B146CE" w:rsidRPr="00D5209D" w:rsidRDefault="00B146CE" w:rsidP="00D7100B">
            <w:pPr>
              <w:rPr>
                <w:sz w:val="20"/>
                <w:szCs w:val="20"/>
              </w:rPr>
            </w:pPr>
          </w:p>
        </w:tc>
        <w:tc>
          <w:tcPr>
            <w:tcW w:w="0" w:type="auto"/>
            <w:vAlign w:val="bottom"/>
            <w:hideMark/>
          </w:tcPr>
          <w:p w14:paraId="3134151E" w14:textId="77777777" w:rsidR="00B146CE" w:rsidRPr="00D5209D" w:rsidRDefault="00B146CE" w:rsidP="00D7100B">
            <w:pPr>
              <w:rPr>
                <w:sz w:val="20"/>
                <w:szCs w:val="20"/>
              </w:rPr>
            </w:pPr>
          </w:p>
        </w:tc>
        <w:tc>
          <w:tcPr>
            <w:tcW w:w="0" w:type="auto"/>
            <w:vAlign w:val="bottom"/>
            <w:hideMark/>
          </w:tcPr>
          <w:p w14:paraId="361AEDFA" w14:textId="77777777" w:rsidR="00B146CE" w:rsidRPr="00D5209D" w:rsidRDefault="00B146CE" w:rsidP="00D7100B">
            <w:pPr>
              <w:rPr>
                <w:sz w:val="20"/>
                <w:szCs w:val="20"/>
              </w:rPr>
            </w:pPr>
          </w:p>
        </w:tc>
        <w:tc>
          <w:tcPr>
            <w:tcW w:w="990" w:type="dxa"/>
            <w:vAlign w:val="bottom"/>
            <w:hideMark/>
          </w:tcPr>
          <w:p w14:paraId="42284DA3" w14:textId="77777777" w:rsidR="00B146CE" w:rsidRPr="00D5209D" w:rsidRDefault="00B146CE" w:rsidP="00D7100B">
            <w:pPr>
              <w:rPr>
                <w:sz w:val="20"/>
                <w:szCs w:val="20"/>
              </w:rPr>
            </w:pPr>
          </w:p>
        </w:tc>
      </w:tr>
      <w:tr w:rsidR="00B146CE" w:rsidRPr="00D5209D" w14:paraId="017C8A79" w14:textId="77777777" w:rsidTr="00D7100B">
        <w:trPr>
          <w:trHeight w:val="288"/>
          <w:jc w:val="center"/>
        </w:trPr>
        <w:tc>
          <w:tcPr>
            <w:tcW w:w="0" w:type="auto"/>
            <w:vAlign w:val="bottom"/>
            <w:hideMark/>
          </w:tcPr>
          <w:p w14:paraId="24C9947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Managed.</w:t>
            </w:r>
          </w:p>
        </w:tc>
        <w:tc>
          <w:tcPr>
            <w:tcW w:w="1533" w:type="dxa"/>
            <w:vAlign w:val="bottom"/>
            <w:hideMark/>
          </w:tcPr>
          <w:p w14:paraId="64512810" w14:textId="77777777" w:rsidR="00B146CE" w:rsidRPr="00D5209D" w:rsidRDefault="00B146CE" w:rsidP="00D7100B">
            <w:pPr>
              <w:rPr>
                <w:sz w:val="20"/>
                <w:szCs w:val="20"/>
              </w:rPr>
            </w:pPr>
          </w:p>
        </w:tc>
        <w:tc>
          <w:tcPr>
            <w:tcW w:w="1080" w:type="dxa"/>
            <w:vAlign w:val="bottom"/>
            <w:hideMark/>
          </w:tcPr>
          <w:p w14:paraId="187AECA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w:t>
            </w:r>
            <w:commentRangeStart w:id="91"/>
            <w:r w:rsidRPr="00D5209D">
              <w:rPr>
                <w:color w:val="000000"/>
                <w:sz w:val="20"/>
                <w:szCs w:val="20"/>
              </w:rPr>
              <w:t>.</w:t>
            </w:r>
            <w:commentRangeEnd w:id="91"/>
            <w:r w:rsidR="00571E36">
              <w:rPr>
                <w:rStyle w:val="CommentReference"/>
                <w:rFonts w:eastAsiaTheme="minorEastAsia" w:cstheme="minorBidi"/>
                <w:lang w:eastAsia="zh-CN"/>
              </w:rPr>
              <w:commentReference w:id="91"/>
            </w:r>
            <w:r w:rsidRPr="00D5209D">
              <w:rPr>
                <w:color w:val="000000"/>
                <w:sz w:val="20"/>
                <w:szCs w:val="20"/>
              </w:rPr>
              <w:t>978</w:t>
            </w:r>
          </w:p>
        </w:tc>
        <w:tc>
          <w:tcPr>
            <w:tcW w:w="959" w:type="dxa"/>
            <w:vAlign w:val="bottom"/>
            <w:hideMark/>
          </w:tcPr>
          <w:p w14:paraId="3ED6237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0.621</w:t>
            </w:r>
          </w:p>
        </w:tc>
        <w:tc>
          <w:tcPr>
            <w:tcW w:w="0" w:type="auto"/>
            <w:vAlign w:val="bottom"/>
            <w:hideMark/>
          </w:tcPr>
          <w:p w14:paraId="381AEFFC" w14:textId="77777777" w:rsidR="00B146CE" w:rsidRPr="00D5209D" w:rsidRDefault="00B146CE" w:rsidP="00D7100B">
            <w:pPr>
              <w:rPr>
                <w:sz w:val="20"/>
                <w:szCs w:val="20"/>
              </w:rPr>
            </w:pPr>
          </w:p>
        </w:tc>
        <w:tc>
          <w:tcPr>
            <w:tcW w:w="0" w:type="auto"/>
            <w:vAlign w:val="bottom"/>
            <w:hideMark/>
          </w:tcPr>
          <w:p w14:paraId="7C755E06" w14:textId="77777777" w:rsidR="00B146CE" w:rsidRPr="00D5209D" w:rsidRDefault="00B146CE" w:rsidP="00D7100B">
            <w:pPr>
              <w:rPr>
                <w:sz w:val="20"/>
                <w:szCs w:val="20"/>
              </w:rPr>
            </w:pPr>
          </w:p>
        </w:tc>
        <w:tc>
          <w:tcPr>
            <w:tcW w:w="990" w:type="dxa"/>
            <w:vAlign w:val="bottom"/>
            <w:hideMark/>
          </w:tcPr>
          <w:p w14:paraId="3DA5175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6.026</w:t>
            </w:r>
            <w:r w:rsidRPr="00D5209D">
              <w:rPr>
                <w:color w:val="000000"/>
                <w:sz w:val="20"/>
                <w:szCs w:val="20"/>
                <w:vertAlign w:val="superscript"/>
              </w:rPr>
              <w:t>***</w:t>
            </w:r>
          </w:p>
        </w:tc>
      </w:tr>
      <w:tr w:rsidR="00B146CE" w:rsidRPr="00D5209D" w14:paraId="16F446B1" w14:textId="77777777" w:rsidTr="00D7100B">
        <w:trPr>
          <w:trHeight w:val="288"/>
          <w:jc w:val="center"/>
        </w:trPr>
        <w:tc>
          <w:tcPr>
            <w:tcW w:w="0" w:type="auto"/>
            <w:vAlign w:val="bottom"/>
            <w:hideMark/>
          </w:tcPr>
          <w:p w14:paraId="21D8E3B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Managed.</w:t>
            </w:r>
          </w:p>
        </w:tc>
        <w:tc>
          <w:tcPr>
            <w:tcW w:w="1533" w:type="dxa"/>
            <w:vAlign w:val="bottom"/>
            <w:hideMark/>
          </w:tcPr>
          <w:p w14:paraId="18A53103" w14:textId="77777777" w:rsidR="00B146CE" w:rsidRPr="00D5209D" w:rsidRDefault="00B146CE" w:rsidP="00D7100B">
            <w:pPr>
              <w:rPr>
                <w:sz w:val="20"/>
                <w:szCs w:val="20"/>
              </w:rPr>
            </w:pPr>
          </w:p>
        </w:tc>
        <w:tc>
          <w:tcPr>
            <w:tcW w:w="1080" w:type="dxa"/>
            <w:vAlign w:val="bottom"/>
            <w:hideMark/>
          </w:tcPr>
          <w:p w14:paraId="1456084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0.095</w:t>
            </w:r>
          </w:p>
        </w:tc>
        <w:tc>
          <w:tcPr>
            <w:tcW w:w="959" w:type="dxa"/>
            <w:vAlign w:val="bottom"/>
            <w:hideMark/>
          </w:tcPr>
          <w:p w14:paraId="43889F9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0.276</w:t>
            </w:r>
          </w:p>
        </w:tc>
        <w:tc>
          <w:tcPr>
            <w:tcW w:w="0" w:type="auto"/>
            <w:vAlign w:val="bottom"/>
            <w:hideMark/>
          </w:tcPr>
          <w:p w14:paraId="6B5F357D" w14:textId="77777777" w:rsidR="00B146CE" w:rsidRPr="00D5209D" w:rsidRDefault="00B146CE" w:rsidP="00D7100B">
            <w:pPr>
              <w:rPr>
                <w:sz w:val="20"/>
                <w:szCs w:val="20"/>
              </w:rPr>
            </w:pPr>
          </w:p>
        </w:tc>
        <w:tc>
          <w:tcPr>
            <w:tcW w:w="0" w:type="auto"/>
            <w:vAlign w:val="bottom"/>
            <w:hideMark/>
          </w:tcPr>
          <w:p w14:paraId="3E93E589" w14:textId="77777777" w:rsidR="00B146CE" w:rsidRPr="00D5209D" w:rsidRDefault="00B146CE" w:rsidP="00D7100B">
            <w:pPr>
              <w:rPr>
                <w:sz w:val="20"/>
                <w:szCs w:val="20"/>
              </w:rPr>
            </w:pPr>
          </w:p>
        </w:tc>
        <w:tc>
          <w:tcPr>
            <w:tcW w:w="990" w:type="dxa"/>
            <w:vAlign w:val="bottom"/>
            <w:hideMark/>
          </w:tcPr>
          <w:p w14:paraId="4AD98C9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-5.875</w:t>
            </w:r>
            <w:r w:rsidRPr="00D5209D">
              <w:rPr>
                <w:color w:val="000000"/>
                <w:sz w:val="20"/>
                <w:szCs w:val="20"/>
                <w:vertAlign w:val="superscript"/>
              </w:rPr>
              <w:t>***</w:t>
            </w:r>
          </w:p>
        </w:tc>
      </w:tr>
      <w:tr w:rsidR="00B146CE" w:rsidRPr="00D5209D" w14:paraId="326BA4E4" w14:textId="77777777" w:rsidTr="00D7100B">
        <w:trPr>
          <w:trHeight w:val="288"/>
          <w:jc w:val="center"/>
        </w:trPr>
        <w:tc>
          <w:tcPr>
            <w:tcW w:w="0" w:type="auto"/>
            <w:vAlign w:val="bottom"/>
            <w:hideMark/>
          </w:tcPr>
          <w:p w14:paraId="3448BE1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Managed.</w:t>
            </w:r>
          </w:p>
        </w:tc>
        <w:tc>
          <w:tcPr>
            <w:tcW w:w="1533" w:type="dxa"/>
            <w:vAlign w:val="bottom"/>
            <w:hideMark/>
          </w:tcPr>
          <w:p w14:paraId="65B1E86C" w14:textId="77777777" w:rsidR="00B146CE" w:rsidRPr="00D5209D" w:rsidRDefault="00B146CE" w:rsidP="00D7100B">
            <w:pPr>
              <w:rPr>
                <w:sz w:val="20"/>
                <w:szCs w:val="20"/>
              </w:rPr>
            </w:pPr>
          </w:p>
        </w:tc>
        <w:tc>
          <w:tcPr>
            <w:tcW w:w="1080" w:type="dxa"/>
            <w:vAlign w:val="bottom"/>
            <w:hideMark/>
          </w:tcPr>
          <w:p w14:paraId="752E768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1.414</w:t>
            </w:r>
          </w:p>
        </w:tc>
        <w:tc>
          <w:tcPr>
            <w:tcW w:w="959" w:type="dxa"/>
            <w:vAlign w:val="bottom"/>
            <w:hideMark/>
          </w:tcPr>
          <w:p w14:paraId="128656E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1.656</w:t>
            </w:r>
          </w:p>
        </w:tc>
        <w:tc>
          <w:tcPr>
            <w:tcW w:w="0" w:type="auto"/>
            <w:vAlign w:val="bottom"/>
            <w:hideMark/>
          </w:tcPr>
          <w:p w14:paraId="46C10D20" w14:textId="77777777" w:rsidR="00B146CE" w:rsidRPr="00D5209D" w:rsidRDefault="00B146CE" w:rsidP="00D7100B">
            <w:pPr>
              <w:rPr>
                <w:sz w:val="20"/>
                <w:szCs w:val="20"/>
              </w:rPr>
            </w:pPr>
          </w:p>
        </w:tc>
        <w:tc>
          <w:tcPr>
            <w:tcW w:w="0" w:type="auto"/>
            <w:vAlign w:val="bottom"/>
            <w:hideMark/>
          </w:tcPr>
          <w:p w14:paraId="77214E5A" w14:textId="77777777" w:rsidR="00B146CE" w:rsidRPr="00D5209D" w:rsidRDefault="00B146CE" w:rsidP="00D7100B">
            <w:pPr>
              <w:rPr>
                <w:sz w:val="20"/>
                <w:szCs w:val="20"/>
              </w:rPr>
            </w:pPr>
          </w:p>
        </w:tc>
        <w:tc>
          <w:tcPr>
            <w:tcW w:w="990" w:type="dxa"/>
            <w:vAlign w:val="bottom"/>
            <w:hideMark/>
          </w:tcPr>
          <w:p w14:paraId="53C7C8B5" w14:textId="77777777" w:rsidR="00B146CE" w:rsidRPr="00D5209D" w:rsidRDefault="00B146CE" w:rsidP="00D7100B">
            <w:pPr>
              <w:pStyle w:val="NormalWeb"/>
              <w:spacing w:before="0" w:beforeAutospacing="0" w:after="80" w:afterAutospacing="0"/>
              <w:jc w:val="right"/>
              <w:rPr>
                <w:sz w:val="20"/>
                <w:szCs w:val="20"/>
              </w:rPr>
            </w:pPr>
            <w:commentRangeStart w:id="92"/>
            <w:commentRangeStart w:id="93"/>
            <w:r w:rsidRPr="00D5209D">
              <w:rPr>
                <w:color w:val="000000"/>
                <w:sz w:val="20"/>
                <w:szCs w:val="20"/>
              </w:rPr>
              <w:t>-3.276</w:t>
            </w:r>
            <w:r w:rsidRPr="00D5209D">
              <w:rPr>
                <w:color w:val="000000"/>
                <w:sz w:val="20"/>
                <w:szCs w:val="20"/>
                <w:vertAlign w:val="superscript"/>
              </w:rPr>
              <w:t>***</w:t>
            </w:r>
            <w:commentRangeEnd w:id="92"/>
            <w:r w:rsidR="00C37894">
              <w:rPr>
                <w:rStyle w:val="CommentReference"/>
                <w:rFonts w:eastAsiaTheme="minorEastAsia" w:cstheme="minorBidi"/>
                <w:lang w:eastAsia="zh-CN"/>
              </w:rPr>
              <w:commentReference w:id="92"/>
            </w:r>
            <w:commentRangeEnd w:id="93"/>
            <w:r w:rsidR="00EB6003">
              <w:rPr>
                <w:rStyle w:val="CommentReference"/>
                <w:rFonts w:eastAsiaTheme="minorEastAsia" w:cstheme="minorBidi"/>
                <w:lang w:eastAsia="zh-CN"/>
              </w:rPr>
              <w:commentReference w:id="93"/>
            </w:r>
          </w:p>
        </w:tc>
      </w:tr>
      <w:tr w:rsidR="00B146CE" w:rsidRPr="00D5209D" w14:paraId="39E603FE" w14:textId="77777777" w:rsidTr="00D7100B">
        <w:trPr>
          <w:trHeight w:val="288"/>
          <w:jc w:val="center"/>
        </w:trPr>
        <w:tc>
          <w:tcPr>
            <w:tcW w:w="0" w:type="auto"/>
            <w:vAlign w:val="bottom"/>
            <w:hideMark/>
          </w:tcPr>
          <w:p w14:paraId="66A1903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Household Plots.</w:t>
            </w:r>
          </w:p>
        </w:tc>
        <w:tc>
          <w:tcPr>
            <w:tcW w:w="1533" w:type="dxa"/>
            <w:vAlign w:val="bottom"/>
            <w:hideMark/>
          </w:tcPr>
          <w:p w14:paraId="5F25D868" w14:textId="77777777" w:rsidR="00B146CE" w:rsidRPr="00D5209D" w:rsidRDefault="00B146CE" w:rsidP="00D7100B">
            <w:pPr>
              <w:rPr>
                <w:sz w:val="20"/>
                <w:szCs w:val="20"/>
              </w:rPr>
            </w:pPr>
          </w:p>
        </w:tc>
        <w:tc>
          <w:tcPr>
            <w:tcW w:w="1080" w:type="dxa"/>
            <w:vAlign w:val="bottom"/>
            <w:hideMark/>
          </w:tcPr>
          <w:p w14:paraId="49EBEC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2.506</w:t>
            </w:r>
          </w:p>
        </w:tc>
        <w:tc>
          <w:tcPr>
            <w:tcW w:w="959" w:type="dxa"/>
            <w:vAlign w:val="bottom"/>
            <w:hideMark/>
          </w:tcPr>
          <w:p w14:paraId="7ADC680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2.565</w:t>
            </w:r>
          </w:p>
        </w:tc>
        <w:tc>
          <w:tcPr>
            <w:tcW w:w="0" w:type="auto"/>
            <w:vAlign w:val="bottom"/>
            <w:hideMark/>
          </w:tcPr>
          <w:p w14:paraId="748FAE9B" w14:textId="77777777" w:rsidR="00B146CE" w:rsidRPr="00D5209D" w:rsidRDefault="00B146CE" w:rsidP="00D7100B">
            <w:pPr>
              <w:rPr>
                <w:sz w:val="20"/>
                <w:szCs w:val="20"/>
              </w:rPr>
            </w:pPr>
          </w:p>
        </w:tc>
        <w:tc>
          <w:tcPr>
            <w:tcW w:w="0" w:type="auto"/>
            <w:vAlign w:val="bottom"/>
            <w:hideMark/>
          </w:tcPr>
          <w:p w14:paraId="472A56E3" w14:textId="77777777" w:rsidR="00B146CE" w:rsidRPr="00D5209D" w:rsidRDefault="00B146CE" w:rsidP="00D7100B">
            <w:pPr>
              <w:rPr>
                <w:sz w:val="20"/>
                <w:szCs w:val="20"/>
              </w:rPr>
            </w:pPr>
          </w:p>
        </w:tc>
        <w:tc>
          <w:tcPr>
            <w:tcW w:w="990" w:type="dxa"/>
            <w:vAlign w:val="bottom"/>
            <w:hideMark/>
          </w:tcPr>
          <w:p w14:paraId="3E540F9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-1.181</w:t>
            </w:r>
          </w:p>
        </w:tc>
      </w:tr>
      <w:tr w:rsidR="00B146CE" w:rsidRPr="00D5209D" w14:paraId="0DE2ADF2" w14:textId="77777777" w:rsidTr="00D7100B">
        <w:trPr>
          <w:trHeight w:val="288"/>
          <w:jc w:val="center"/>
        </w:trPr>
        <w:tc>
          <w:tcPr>
            <w:tcW w:w="0" w:type="auto"/>
            <w:vAlign w:val="bottom"/>
            <w:hideMark/>
          </w:tcPr>
          <w:p w14:paraId="48340AB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Cassava Plot Size (K).</w:t>
            </w:r>
          </w:p>
        </w:tc>
        <w:tc>
          <w:tcPr>
            <w:tcW w:w="1533" w:type="dxa"/>
            <w:vAlign w:val="bottom"/>
            <w:hideMark/>
          </w:tcPr>
          <w:p w14:paraId="0F8B76A8" w14:textId="77777777" w:rsidR="00B146CE" w:rsidRPr="00D5209D" w:rsidRDefault="00B146CE" w:rsidP="00D7100B">
            <w:pPr>
              <w:rPr>
                <w:sz w:val="20"/>
                <w:szCs w:val="20"/>
              </w:rPr>
            </w:pPr>
          </w:p>
        </w:tc>
        <w:tc>
          <w:tcPr>
            <w:tcW w:w="1080" w:type="dxa"/>
            <w:vAlign w:val="bottom"/>
            <w:hideMark/>
          </w:tcPr>
          <w:p w14:paraId="7453C7A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12.683</w:t>
            </w:r>
          </w:p>
        </w:tc>
        <w:tc>
          <w:tcPr>
            <w:tcW w:w="959" w:type="dxa"/>
            <w:vAlign w:val="bottom"/>
            <w:hideMark/>
          </w:tcPr>
          <w:p w14:paraId="4D1F031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7.68</w:t>
            </w:r>
          </w:p>
        </w:tc>
        <w:tc>
          <w:tcPr>
            <w:tcW w:w="0" w:type="auto"/>
            <w:vAlign w:val="bottom"/>
            <w:hideMark/>
          </w:tcPr>
          <w:p w14:paraId="39C7919B" w14:textId="77777777" w:rsidR="00B146CE" w:rsidRPr="00D5209D" w:rsidRDefault="00B146CE" w:rsidP="00D7100B">
            <w:pPr>
              <w:rPr>
                <w:sz w:val="20"/>
                <w:szCs w:val="20"/>
              </w:rPr>
            </w:pPr>
          </w:p>
        </w:tc>
        <w:tc>
          <w:tcPr>
            <w:tcW w:w="0" w:type="auto"/>
            <w:vAlign w:val="bottom"/>
            <w:hideMark/>
          </w:tcPr>
          <w:p w14:paraId="3829BCE1" w14:textId="77777777" w:rsidR="00B146CE" w:rsidRPr="00D5209D" w:rsidRDefault="00B146CE" w:rsidP="00D7100B">
            <w:pPr>
              <w:rPr>
                <w:sz w:val="20"/>
                <w:szCs w:val="20"/>
              </w:rPr>
            </w:pPr>
          </w:p>
        </w:tc>
        <w:tc>
          <w:tcPr>
            <w:tcW w:w="990" w:type="dxa"/>
            <w:vAlign w:val="bottom"/>
            <w:hideMark/>
          </w:tcPr>
          <w:p w14:paraId="343FC7D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6.487</w:t>
            </w:r>
            <w:r w:rsidRPr="00D5209D">
              <w:rPr>
                <w:color w:val="000000"/>
                <w:sz w:val="20"/>
                <w:szCs w:val="20"/>
                <w:vertAlign w:val="superscript"/>
              </w:rPr>
              <w:t>***</w:t>
            </w:r>
          </w:p>
        </w:tc>
      </w:tr>
      <w:tr w:rsidR="00B146CE" w:rsidRPr="00D5209D" w14:paraId="263BC413" w14:textId="77777777" w:rsidTr="00D7100B">
        <w:trPr>
          <w:trHeight w:val="288"/>
          <w:jc w:val="center"/>
        </w:trPr>
        <w:tc>
          <w:tcPr>
            <w:tcW w:w="0" w:type="auto"/>
            <w:vAlign w:val="bottom"/>
            <w:hideMark/>
          </w:tcPr>
          <w:p w14:paraId="4C37D5C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Income from Cassava (\%).</w:t>
            </w:r>
          </w:p>
        </w:tc>
        <w:tc>
          <w:tcPr>
            <w:tcW w:w="1533" w:type="dxa"/>
            <w:vAlign w:val="bottom"/>
            <w:hideMark/>
          </w:tcPr>
          <w:p w14:paraId="151154B1" w14:textId="77777777" w:rsidR="00B146CE" w:rsidRPr="00D5209D" w:rsidRDefault="00B146CE" w:rsidP="00D7100B">
            <w:pPr>
              <w:rPr>
                <w:sz w:val="20"/>
                <w:szCs w:val="20"/>
              </w:rPr>
            </w:pPr>
          </w:p>
        </w:tc>
        <w:tc>
          <w:tcPr>
            <w:tcW w:w="1080" w:type="dxa"/>
            <w:vAlign w:val="bottom"/>
            <w:hideMark/>
          </w:tcPr>
          <w:p w14:paraId="54EAC78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3.133</w:t>
            </w:r>
          </w:p>
        </w:tc>
        <w:tc>
          <w:tcPr>
            <w:tcW w:w="959" w:type="dxa"/>
            <w:vAlign w:val="bottom"/>
            <w:hideMark/>
          </w:tcPr>
          <w:p w14:paraId="4DF4FC2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3.173</w:t>
            </w:r>
          </w:p>
        </w:tc>
        <w:tc>
          <w:tcPr>
            <w:tcW w:w="0" w:type="auto"/>
            <w:vAlign w:val="bottom"/>
            <w:hideMark/>
          </w:tcPr>
          <w:p w14:paraId="4A7A3EE8" w14:textId="77777777" w:rsidR="00B146CE" w:rsidRPr="00D5209D" w:rsidRDefault="00B146CE" w:rsidP="00D7100B">
            <w:pPr>
              <w:rPr>
                <w:sz w:val="20"/>
                <w:szCs w:val="20"/>
              </w:rPr>
            </w:pPr>
          </w:p>
        </w:tc>
        <w:tc>
          <w:tcPr>
            <w:tcW w:w="0" w:type="auto"/>
            <w:vAlign w:val="bottom"/>
            <w:hideMark/>
          </w:tcPr>
          <w:p w14:paraId="4ECC22D9" w14:textId="77777777" w:rsidR="00B146CE" w:rsidRPr="00D5209D" w:rsidRDefault="00B146CE" w:rsidP="00D7100B">
            <w:pPr>
              <w:rPr>
                <w:sz w:val="20"/>
                <w:szCs w:val="20"/>
              </w:rPr>
            </w:pPr>
          </w:p>
        </w:tc>
        <w:tc>
          <w:tcPr>
            <w:tcW w:w="990" w:type="dxa"/>
            <w:vAlign w:val="bottom"/>
            <w:hideMark/>
          </w:tcPr>
          <w:p w14:paraId="0861AD2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w:t>
            </w:r>
            <w:commentRangeStart w:id="94"/>
            <w:r w:rsidRPr="00D5209D">
              <w:rPr>
                <w:color w:val="000000"/>
                <w:sz w:val="20"/>
                <w:szCs w:val="20"/>
              </w:rPr>
              <w:t>873</w:t>
            </w:r>
            <w:commentRangeEnd w:id="94"/>
            <w:r w:rsidR="000F4FFE">
              <w:rPr>
                <w:rStyle w:val="CommentReference"/>
                <w:rFonts w:eastAsiaTheme="minorEastAsia" w:cstheme="minorBidi"/>
                <w:lang w:eastAsia="zh-CN"/>
              </w:rPr>
              <w:commentReference w:id="94"/>
            </w:r>
          </w:p>
        </w:tc>
      </w:tr>
      <w:tr w:rsidR="00B146CE" w:rsidRPr="00D5209D" w14:paraId="75A69F85" w14:textId="77777777" w:rsidTr="00D7100B">
        <w:trPr>
          <w:trHeight w:val="288"/>
          <w:jc w:val="center"/>
        </w:trPr>
        <w:tc>
          <w:tcPr>
            <w:tcW w:w="0" w:type="auto"/>
            <w:vAlign w:val="bottom"/>
            <w:hideMark/>
          </w:tcPr>
          <w:p w14:paraId="5DDDD4C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lastRenderedPageBreak/>
              <w:t>Membership of a coop</w:t>
            </w:r>
          </w:p>
        </w:tc>
        <w:tc>
          <w:tcPr>
            <w:tcW w:w="1533" w:type="dxa"/>
            <w:vAlign w:val="bottom"/>
            <w:hideMark/>
          </w:tcPr>
          <w:p w14:paraId="2237F7BC" w14:textId="77777777" w:rsidR="00B146CE" w:rsidRPr="00D5209D" w:rsidRDefault="00B146CE" w:rsidP="00D7100B">
            <w:pPr>
              <w:rPr>
                <w:sz w:val="20"/>
                <w:szCs w:val="20"/>
              </w:rPr>
            </w:pPr>
          </w:p>
        </w:tc>
        <w:tc>
          <w:tcPr>
            <w:tcW w:w="1080" w:type="dxa"/>
            <w:vAlign w:val="bottom"/>
            <w:hideMark/>
          </w:tcPr>
          <w:p w14:paraId="5827B84B" w14:textId="77777777" w:rsidR="00B146CE" w:rsidRPr="00D5209D" w:rsidRDefault="00B146CE" w:rsidP="00D7100B">
            <w:pPr>
              <w:rPr>
                <w:sz w:val="20"/>
                <w:szCs w:val="20"/>
              </w:rPr>
            </w:pPr>
          </w:p>
        </w:tc>
        <w:tc>
          <w:tcPr>
            <w:tcW w:w="959" w:type="dxa"/>
            <w:vAlign w:val="bottom"/>
            <w:hideMark/>
          </w:tcPr>
          <w:p w14:paraId="06D5FCA7" w14:textId="77777777" w:rsidR="00B146CE" w:rsidRPr="00D5209D" w:rsidRDefault="00B146CE" w:rsidP="00D7100B">
            <w:pPr>
              <w:rPr>
                <w:sz w:val="20"/>
                <w:szCs w:val="20"/>
              </w:rPr>
            </w:pPr>
          </w:p>
        </w:tc>
        <w:tc>
          <w:tcPr>
            <w:tcW w:w="0" w:type="auto"/>
            <w:vAlign w:val="bottom"/>
            <w:hideMark/>
          </w:tcPr>
          <w:p w14:paraId="5A4A3941" w14:textId="77777777" w:rsidR="00B146CE" w:rsidRPr="00D5209D" w:rsidRDefault="00B146CE" w:rsidP="00D7100B">
            <w:pPr>
              <w:rPr>
                <w:sz w:val="20"/>
                <w:szCs w:val="20"/>
              </w:rPr>
            </w:pPr>
          </w:p>
        </w:tc>
        <w:tc>
          <w:tcPr>
            <w:tcW w:w="0" w:type="auto"/>
            <w:vAlign w:val="bottom"/>
            <w:hideMark/>
          </w:tcPr>
          <w:p w14:paraId="6C83615B" w14:textId="77777777" w:rsidR="00B146CE" w:rsidRPr="00D5209D" w:rsidRDefault="00B146CE" w:rsidP="00D7100B">
            <w:pPr>
              <w:rPr>
                <w:sz w:val="20"/>
                <w:szCs w:val="20"/>
              </w:rPr>
            </w:pPr>
          </w:p>
        </w:tc>
        <w:tc>
          <w:tcPr>
            <w:tcW w:w="990" w:type="dxa"/>
            <w:vAlign w:val="bottom"/>
            <w:hideMark/>
          </w:tcPr>
          <w:p w14:paraId="073ACBBC" w14:textId="77777777" w:rsidR="00B146CE" w:rsidRPr="00D5209D" w:rsidRDefault="00B146CE" w:rsidP="00D7100B">
            <w:pPr>
              <w:rPr>
                <w:sz w:val="20"/>
                <w:szCs w:val="20"/>
              </w:rPr>
            </w:pPr>
          </w:p>
        </w:tc>
      </w:tr>
      <w:tr w:rsidR="00B146CE" w:rsidRPr="00D5209D" w14:paraId="2242A8EE" w14:textId="77777777" w:rsidTr="00D7100B">
        <w:trPr>
          <w:trHeight w:val="288"/>
          <w:jc w:val="center"/>
        </w:trPr>
        <w:tc>
          <w:tcPr>
            <w:tcW w:w="0" w:type="auto"/>
            <w:vAlign w:val="bottom"/>
            <w:hideMark/>
          </w:tcPr>
          <w:p w14:paraId="1442A25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5B59873D" w14:textId="77777777" w:rsidR="00B146CE" w:rsidRPr="00D5209D" w:rsidRDefault="00B146CE" w:rsidP="00D7100B">
            <w:pPr>
              <w:rPr>
                <w:sz w:val="20"/>
                <w:szCs w:val="20"/>
              </w:rPr>
            </w:pPr>
          </w:p>
        </w:tc>
        <w:tc>
          <w:tcPr>
            <w:tcW w:w="1080" w:type="dxa"/>
            <w:vAlign w:val="bottom"/>
            <w:hideMark/>
          </w:tcPr>
          <w:p w14:paraId="14A6277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0.262</w:t>
            </w:r>
          </w:p>
        </w:tc>
        <w:tc>
          <w:tcPr>
            <w:tcW w:w="959" w:type="dxa"/>
            <w:vAlign w:val="bottom"/>
            <w:hideMark/>
          </w:tcPr>
          <w:p w14:paraId="4546020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0.296</w:t>
            </w:r>
          </w:p>
        </w:tc>
        <w:tc>
          <w:tcPr>
            <w:tcW w:w="0" w:type="auto"/>
            <w:vAlign w:val="bottom"/>
            <w:hideMark/>
          </w:tcPr>
          <w:p w14:paraId="29C8F760" w14:textId="77777777" w:rsidR="00B146CE" w:rsidRPr="00D5209D" w:rsidRDefault="00B146CE" w:rsidP="00D7100B">
            <w:pPr>
              <w:rPr>
                <w:sz w:val="20"/>
                <w:szCs w:val="20"/>
              </w:rPr>
            </w:pPr>
          </w:p>
        </w:tc>
        <w:tc>
          <w:tcPr>
            <w:tcW w:w="0" w:type="auto"/>
            <w:vAlign w:val="bottom"/>
            <w:hideMark/>
          </w:tcPr>
          <w:p w14:paraId="1DC6EB21" w14:textId="77777777" w:rsidR="00B146CE" w:rsidRPr="00D5209D" w:rsidRDefault="00B146CE" w:rsidP="00D7100B">
            <w:pPr>
              <w:rPr>
                <w:sz w:val="20"/>
                <w:szCs w:val="20"/>
              </w:rPr>
            </w:pPr>
          </w:p>
        </w:tc>
        <w:tc>
          <w:tcPr>
            <w:tcW w:w="990" w:type="dxa"/>
            <w:vAlign w:val="bottom"/>
            <w:hideMark/>
          </w:tcPr>
          <w:p w14:paraId="73370EE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-1.699</w:t>
            </w:r>
            <w:r w:rsidRPr="00D5209D">
              <w:rPr>
                <w:color w:val="000000"/>
                <w:sz w:val="20"/>
                <w:szCs w:val="20"/>
                <w:vertAlign w:val="superscript"/>
              </w:rPr>
              <w:t>*</w:t>
            </w:r>
          </w:p>
        </w:tc>
      </w:tr>
      <w:tr w:rsidR="00B146CE" w:rsidRPr="00D5209D" w14:paraId="692019EF" w14:textId="77777777" w:rsidTr="00D7100B">
        <w:trPr>
          <w:trHeight w:val="288"/>
          <w:jc w:val="center"/>
        </w:trPr>
        <w:tc>
          <w:tcPr>
            <w:tcW w:w="0" w:type="auto"/>
            <w:vAlign w:val="bottom"/>
            <w:hideMark/>
          </w:tcPr>
          <w:p w14:paraId="7257682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Men Only.</w:t>
            </w:r>
          </w:p>
        </w:tc>
        <w:tc>
          <w:tcPr>
            <w:tcW w:w="1533" w:type="dxa"/>
            <w:vAlign w:val="bottom"/>
            <w:hideMark/>
          </w:tcPr>
          <w:p w14:paraId="1E44B5FB" w14:textId="77777777" w:rsidR="00B146CE" w:rsidRPr="00D5209D" w:rsidRDefault="00B146CE" w:rsidP="00D7100B">
            <w:pPr>
              <w:rPr>
                <w:sz w:val="20"/>
                <w:szCs w:val="20"/>
              </w:rPr>
            </w:pPr>
          </w:p>
        </w:tc>
        <w:tc>
          <w:tcPr>
            <w:tcW w:w="1080" w:type="dxa"/>
            <w:vAlign w:val="bottom"/>
            <w:hideMark/>
          </w:tcPr>
          <w:p w14:paraId="4D062F0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0.067</w:t>
            </w:r>
          </w:p>
        </w:tc>
        <w:tc>
          <w:tcPr>
            <w:tcW w:w="959" w:type="dxa"/>
            <w:vAlign w:val="bottom"/>
            <w:hideMark/>
          </w:tcPr>
          <w:p w14:paraId="01471F6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0.091</w:t>
            </w:r>
          </w:p>
        </w:tc>
        <w:tc>
          <w:tcPr>
            <w:tcW w:w="0" w:type="auto"/>
            <w:vAlign w:val="bottom"/>
            <w:hideMark/>
          </w:tcPr>
          <w:p w14:paraId="208B54B5" w14:textId="77777777" w:rsidR="00B146CE" w:rsidRPr="00D5209D" w:rsidRDefault="00B146CE" w:rsidP="00D7100B">
            <w:pPr>
              <w:rPr>
                <w:sz w:val="20"/>
                <w:szCs w:val="20"/>
              </w:rPr>
            </w:pPr>
          </w:p>
        </w:tc>
        <w:tc>
          <w:tcPr>
            <w:tcW w:w="0" w:type="auto"/>
            <w:vAlign w:val="bottom"/>
            <w:hideMark/>
          </w:tcPr>
          <w:p w14:paraId="1C3D6B64" w14:textId="77777777" w:rsidR="00B146CE" w:rsidRPr="00D5209D" w:rsidRDefault="00B146CE" w:rsidP="00D7100B">
            <w:pPr>
              <w:rPr>
                <w:sz w:val="20"/>
                <w:szCs w:val="20"/>
              </w:rPr>
            </w:pPr>
          </w:p>
        </w:tc>
        <w:tc>
          <w:tcPr>
            <w:tcW w:w="990" w:type="dxa"/>
            <w:vAlign w:val="bottom"/>
            <w:hideMark/>
          </w:tcPr>
          <w:p w14:paraId="7B4D8C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-1.847</w:t>
            </w:r>
            <w:r w:rsidRPr="00D5209D">
              <w:rPr>
                <w:color w:val="000000"/>
                <w:sz w:val="20"/>
                <w:szCs w:val="20"/>
                <w:vertAlign w:val="superscript"/>
              </w:rPr>
              <w:t>*</w:t>
            </w:r>
          </w:p>
        </w:tc>
      </w:tr>
      <w:tr w:rsidR="00B146CE" w:rsidRPr="00D5209D" w14:paraId="7A688B1F" w14:textId="77777777" w:rsidTr="00D7100B">
        <w:trPr>
          <w:trHeight w:val="288"/>
          <w:jc w:val="center"/>
        </w:trPr>
        <w:tc>
          <w:tcPr>
            <w:tcW w:w="0" w:type="auto"/>
            <w:vAlign w:val="bottom"/>
            <w:hideMark/>
          </w:tcPr>
          <w:p w14:paraId="0F8FCC8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Women Only.</w:t>
            </w:r>
          </w:p>
        </w:tc>
        <w:tc>
          <w:tcPr>
            <w:tcW w:w="1533" w:type="dxa"/>
            <w:vAlign w:val="bottom"/>
            <w:hideMark/>
          </w:tcPr>
          <w:p w14:paraId="1AA71830" w14:textId="77777777" w:rsidR="00B146CE" w:rsidRPr="00D5209D" w:rsidRDefault="00B146CE" w:rsidP="00D7100B">
            <w:pPr>
              <w:rPr>
                <w:sz w:val="20"/>
                <w:szCs w:val="20"/>
              </w:rPr>
            </w:pPr>
          </w:p>
        </w:tc>
        <w:tc>
          <w:tcPr>
            <w:tcW w:w="1080" w:type="dxa"/>
            <w:vAlign w:val="bottom"/>
            <w:hideMark/>
          </w:tcPr>
          <w:p w14:paraId="1757B08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0.016</w:t>
            </w:r>
          </w:p>
        </w:tc>
        <w:tc>
          <w:tcPr>
            <w:tcW w:w="959" w:type="dxa"/>
            <w:vAlign w:val="bottom"/>
            <w:hideMark/>
          </w:tcPr>
          <w:p w14:paraId="1A1CACC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0.029</w:t>
            </w:r>
          </w:p>
        </w:tc>
        <w:tc>
          <w:tcPr>
            <w:tcW w:w="0" w:type="auto"/>
            <w:vAlign w:val="bottom"/>
            <w:hideMark/>
          </w:tcPr>
          <w:p w14:paraId="591DE1F4" w14:textId="77777777" w:rsidR="00B146CE" w:rsidRPr="00D5209D" w:rsidRDefault="00B146CE" w:rsidP="00D7100B">
            <w:pPr>
              <w:rPr>
                <w:sz w:val="20"/>
                <w:szCs w:val="20"/>
              </w:rPr>
            </w:pPr>
          </w:p>
        </w:tc>
        <w:tc>
          <w:tcPr>
            <w:tcW w:w="0" w:type="auto"/>
            <w:vAlign w:val="bottom"/>
            <w:hideMark/>
          </w:tcPr>
          <w:p w14:paraId="6A72314B" w14:textId="77777777" w:rsidR="00B146CE" w:rsidRPr="00D5209D" w:rsidRDefault="00B146CE" w:rsidP="00D7100B">
            <w:pPr>
              <w:rPr>
                <w:sz w:val="20"/>
                <w:szCs w:val="20"/>
              </w:rPr>
            </w:pPr>
          </w:p>
        </w:tc>
        <w:tc>
          <w:tcPr>
            <w:tcW w:w="990" w:type="dxa"/>
            <w:vAlign w:val="bottom"/>
            <w:hideMark/>
          </w:tcPr>
          <w:p w14:paraId="39D9FA6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-1.734</w:t>
            </w:r>
            <w:r w:rsidRPr="00D5209D">
              <w:rPr>
                <w:color w:val="000000"/>
                <w:sz w:val="20"/>
                <w:szCs w:val="20"/>
                <w:vertAlign w:val="superscript"/>
              </w:rPr>
              <w:t>*</w:t>
            </w:r>
          </w:p>
        </w:tc>
      </w:tr>
      <w:tr w:rsidR="00B146CE" w:rsidRPr="00D5209D" w14:paraId="4952893F" w14:textId="77777777" w:rsidTr="00D7100B">
        <w:trPr>
          <w:trHeight w:val="288"/>
          <w:jc w:val="center"/>
        </w:trPr>
        <w:tc>
          <w:tcPr>
            <w:tcW w:w="0" w:type="auto"/>
            <w:vAlign w:val="bottom"/>
            <w:hideMark/>
          </w:tcPr>
          <w:p w14:paraId="17AE239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Coop.</w:t>
            </w:r>
          </w:p>
        </w:tc>
        <w:tc>
          <w:tcPr>
            <w:tcW w:w="1533" w:type="dxa"/>
            <w:vAlign w:val="bottom"/>
            <w:hideMark/>
          </w:tcPr>
          <w:p w14:paraId="0E973C88" w14:textId="77777777" w:rsidR="00B146CE" w:rsidRPr="00D5209D" w:rsidRDefault="00B146CE" w:rsidP="00D7100B">
            <w:pPr>
              <w:rPr>
                <w:sz w:val="20"/>
                <w:szCs w:val="20"/>
              </w:rPr>
            </w:pPr>
          </w:p>
        </w:tc>
        <w:tc>
          <w:tcPr>
            <w:tcW w:w="1080" w:type="dxa"/>
            <w:vAlign w:val="bottom"/>
            <w:hideMark/>
          </w:tcPr>
          <w:p w14:paraId="5AF9F27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0.176</w:t>
            </w:r>
          </w:p>
        </w:tc>
        <w:tc>
          <w:tcPr>
            <w:tcW w:w="959" w:type="dxa"/>
            <w:vAlign w:val="bottom"/>
            <w:hideMark/>
          </w:tcPr>
          <w:p w14:paraId="41D8916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0.178</w:t>
            </w:r>
          </w:p>
        </w:tc>
        <w:tc>
          <w:tcPr>
            <w:tcW w:w="0" w:type="auto"/>
            <w:vAlign w:val="bottom"/>
            <w:hideMark/>
          </w:tcPr>
          <w:p w14:paraId="2C4E2CA0" w14:textId="77777777" w:rsidR="00B146CE" w:rsidRPr="00D5209D" w:rsidRDefault="00B146CE" w:rsidP="00D7100B">
            <w:pPr>
              <w:rPr>
                <w:sz w:val="20"/>
                <w:szCs w:val="20"/>
              </w:rPr>
            </w:pPr>
          </w:p>
        </w:tc>
        <w:tc>
          <w:tcPr>
            <w:tcW w:w="0" w:type="auto"/>
            <w:vAlign w:val="bottom"/>
            <w:hideMark/>
          </w:tcPr>
          <w:p w14:paraId="4E12CFAA" w14:textId="77777777" w:rsidR="00B146CE" w:rsidRPr="00D5209D" w:rsidRDefault="00B146CE" w:rsidP="00D7100B">
            <w:pPr>
              <w:rPr>
                <w:sz w:val="20"/>
                <w:szCs w:val="20"/>
              </w:rPr>
            </w:pPr>
          </w:p>
        </w:tc>
        <w:tc>
          <w:tcPr>
            <w:tcW w:w="990" w:type="dxa"/>
            <w:vAlign w:val="bottom"/>
            <w:hideMark/>
          </w:tcPr>
          <w:p w14:paraId="42B588E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-0.147</w:t>
            </w:r>
          </w:p>
        </w:tc>
      </w:tr>
      <w:tr w:rsidR="00B146CE" w:rsidRPr="00D5209D" w14:paraId="7BA3C265" w14:textId="77777777" w:rsidTr="00D7100B">
        <w:trPr>
          <w:trHeight w:val="288"/>
          <w:jc w:val="center"/>
        </w:trPr>
        <w:tc>
          <w:tcPr>
            <w:tcW w:w="0" w:type="auto"/>
            <w:vAlign w:val="bottom"/>
            <w:hideMark/>
          </w:tcPr>
          <w:p w14:paraId="7E68029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Credit Access</w:t>
            </w:r>
          </w:p>
        </w:tc>
        <w:tc>
          <w:tcPr>
            <w:tcW w:w="1533" w:type="dxa"/>
            <w:vAlign w:val="bottom"/>
            <w:hideMark/>
          </w:tcPr>
          <w:p w14:paraId="77391ADF" w14:textId="77777777" w:rsidR="00B146CE" w:rsidRPr="00D5209D" w:rsidRDefault="00B146CE" w:rsidP="00D7100B">
            <w:pPr>
              <w:rPr>
                <w:sz w:val="20"/>
                <w:szCs w:val="20"/>
              </w:rPr>
            </w:pPr>
          </w:p>
        </w:tc>
        <w:tc>
          <w:tcPr>
            <w:tcW w:w="1080" w:type="dxa"/>
            <w:vAlign w:val="bottom"/>
            <w:hideMark/>
          </w:tcPr>
          <w:p w14:paraId="64C8D51F" w14:textId="77777777" w:rsidR="00B146CE" w:rsidRPr="00D5209D" w:rsidRDefault="00B146CE" w:rsidP="00D7100B">
            <w:pPr>
              <w:rPr>
                <w:sz w:val="20"/>
                <w:szCs w:val="20"/>
              </w:rPr>
            </w:pPr>
          </w:p>
        </w:tc>
        <w:tc>
          <w:tcPr>
            <w:tcW w:w="959" w:type="dxa"/>
            <w:vAlign w:val="bottom"/>
            <w:hideMark/>
          </w:tcPr>
          <w:p w14:paraId="07A4E6B3" w14:textId="77777777" w:rsidR="00B146CE" w:rsidRPr="00D5209D" w:rsidRDefault="00B146CE" w:rsidP="00D7100B">
            <w:pPr>
              <w:rPr>
                <w:sz w:val="20"/>
                <w:szCs w:val="20"/>
              </w:rPr>
            </w:pPr>
          </w:p>
        </w:tc>
        <w:tc>
          <w:tcPr>
            <w:tcW w:w="0" w:type="auto"/>
            <w:vAlign w:val="bottom"/>
            <w:hideMark/>
          </w:tcPr>
          <w:p w14:paraId="5C330BBC" w14:textId="77777777" w:rsidR="00B146CE" w:rsidRPr="00D5209D" w:rsidRDefault="00B146CE" w:rsidP="00D7100B">
            <w:pPr>
              <w:rPr>
                <w:sz w:val="20"/>
                <w:szCs w:val="20"/>
              </w:rPr>
            </w:pPr>
          </w:p>
        </w:tc>
        <w:tc>
          <w:tcPr>
            <w:tcW w:w="0" w:type="auto"/>
            <w:vAlign w:val="bottom"/>
            <w:hideMark/>
          </w:tcPr>
          <w:p w14:paraId="2D5619AB" w14:textId="77777777" w:rsidR="00B146CE" w:rsidRPr="00D5209D" w:rsidRDefault="00B146CE" w:rsidP="00D7100B">
            <w:pPr>
              <w:rPr>
                <w:sz w:val="20"/>
                <w:szCs w:val="20"/>
              </w:rPr>
            </w:pPr>
          </w:p>
        </w:tc>
        <w:tc>
          <w:tcPr>
            <w:tcW w:w="990" w:type="dxa"/>
            <w:vAlign w:val="bottom"/>
            <w:hideMark/>
          </w:tcPr>
          <w:p w14:paraId="5B237DF3" w14:textId="77777777" w:rsidR="00B146CE" w:rsidRPr="00D5209D" w:rsidRDefault="00B146CE" w:rsidP="00D7100B">
            <w:pPr>
              <w:rPr>
                <w:sz w:val="20"/>
                <w:szCs w:val="20"/>
              </w:rPr>
            </w:pPr>
          </w:p>
        </w:tc>
      </w:tr>
      <w:tr w:rsidR="00B146CE" w:rsidRPr="00D5209D" w14:paraId="2288E2E0" w14:textId="77777777" w:rsidTr="00D7100B">
        <w:trPr>
          <w:trHeight w:val="288"/>
          <w:jc w:val="center"/>
        </w:trPr>
        <w:tc>
          <w:tcPr>
            <w:tcW w:w="0" w:type="auto"/>
            <w:vAlign w:val="bottom"/>
            <w:hideMark/>
          </w:tcPr>
          <w:p w14:paraId="546584D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55A61860" w14:textId="77777777" w:rsidR="00B146CE" w:rsidRPr="00D5209D" w:rsidRDefault="00B146CE" w:rsidP="00D7100B">
            <w:pPr>
              <w:rPr>
                <w:sz w:val="20"/>
                <w:szCs w:val="20"/>
              </w:rPr>
            </w:pPr>
          </w:p>
        </w:tc>
        <w:tc>
          <w:tcPr>
            <w:tcW w:w="1080" w:type="dxa"/>
            <w:vAlign w:val="bottom"/>
            <w:hideMark/>
          </w:tcPr>
          <w:p w14:paraId="600206C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0.451</w:t>
            </w:r>
          </w:p>
        </w:tc>
        <w:tc>
          <w:tcPr>
            <w:tcW w:w="959" w:type="dxa"/>
            <w:vAlign w:val="bottom"/>
            <w:hideMark/>
          </w:tcPr>
          <w:p w14:paraId="48CAA2F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0.379</w:t>
            </w:r>
          </w:p>
        </w:tc>
        <w:tc>
          <w:tcPr>
            <w:tcW w:w="0" w:type="auto"/>
            <w:vAlign w:val="bottom"/>
            <w:hideMark/>
          </w:tcPr>
          <w:p w14:paraId="20DB7B36" w14:textId="77777777" w:rsidR="00B146CE" w:rsidRPr="00D5209D" w:rsidRDefault="00B146CE" w:rsidP="00D7100B">
            <w:pPr>
              <w:rPr>
                <w:sz w:val="20"/>
                <w:szCs w:val="20"/>
              </w:rPr>
            </w:pPr>
          </w:p>
        </w:tc>
        <w:tc>
          <w:tcPr>
            <w:tcW w:w="0" w:type="auto"/>
            <w:vAlign w:val="bottom"/>
            <w:hideMark/>
          </w:tcPr>
          <w:p w14:paraId="1F127C0B" w14:textId="77777777" w:rsidR="00B146CE" w:rsidRPr="00D5209D" w:rsidRDefault="00B146CE" w:rsidP="00D7100B">
            <w:pPr>
              <w:rPr>
                <w:sz w:val="20"/>
                <w:szCs w:val="20"/>
              </w:rPr>
            </w:pPr>
          </w:p>
        </w:tc>
        <w:tc>
          <w:tcPr>
            <w:tcW w:w="990" w:type="dxa"/>
            <w:vAlign w:val="bottom"/>
            <w:hideMark/>
          </w:tcPr>
          <w:p w14:paraId="232D790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3.193</w:t>
            </w:r>
            <w:r w:rsidRPr="00D5209D">
              <w:rPr>
                <w:color w:val="000000"/>
                <w:sz w:val="20"/>
                <w:szCs w:val="20"/>
                <w:vertAlign w:val="superscript"/>
              </w:rPr>
              <w:t>***</w:t>
            </w:r>
          </w:p>
        </w:tc>
      </w:tr>
      <w:tr w:rsidR="00B146CE" w:rsidRPr="00D5209D" w14:paraId="0EF973C0" w14:textId="77777777" w:rsidTr="00D7100B">
        <w:trPr>
          <w:trHeight w:val="288"/>
          <w:jc w:val="center"/>
        </w:trPr>
        <w:tc>
          <w:tcPr>
            <w:tcW w:w="0" w:type="auto"/>
            <w:vAlign w:val="bottom"/>
            <w:hideMark/>
          </w:tcPr>
          <w:p w14:paraId="7874835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Only.</w:t>
            </w:r>
          </w:p>
        </w:tc>
        <w:tc>
          <w:tcPr>
            <w:tcW w:w="1533" w:type="dxa"/>
            <w:vAlign w:val="bottom"/>
            <w:hideMark/>
          </w:tcPr>
          <w:p w14:paraId="28DF83E3" w14:textId="77777777" w:rsidR="00B146CE" w:rsidRPr="00D5209D" w:rsidRDefault="00B146CE" w:rsidP="00D7100B">
            <w:pPr>
              <w:rPr>
                <w:sz w:val="20"/>
                <w:szCs w:val="20"/>
              </w:rPr>
            </w:pPr>
          </w:p>
        </w:tc>
        <w:tc>
          <w:tcPr>
            <w:tcW w:w="1080" w:type="dxa"/>
            <w:vAlign w:val="bottom"/>
            <w:hideMark/>
          </w:tcPr>
          <w:p w14:paraId="21D368D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0.112</w:t>
            </w:r>
          </w:p>
        </w:tc>
        <w:tc>
          <w:tcPr>
            <w:tcW w:w="959" w:type="dxa"/>
            <w:vAlign w:val="bottom"/>
            <w:hideMark/>
          </w:tcPr>
          <w:p w14:paraId="466AD87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0.043</w:t>
            </w:r>
          </w:p>
        </w:tc>
        <w:tc>
          <w:tcPr>
            <w:tcW w:w="0" w:type="auto"/>
            <w:vAlign w:val="bottom"/>
            <w:hideMark/>
          </w:tcPr>
          <w:p w14:paraId="0BFF9345" w14:textId="77777777" w:rsidR="00B146CE" w:rsidRPr="00D5209D" w:rsidRDefault="00B146CE" w:rsidP="00D7100B">
            <w:pPr>
              <w:rPr>
                <w:sz w:val="20"/>
                <w:szCs w:val="20"/>
              </w:rPr>
            </w:pPr>
          </w:p>
        </w:tc>
        <w:tc>
          <w:tcPr>
            <w:tcW w:w="0" w:type="auto"/>
            <w:vAlign w:val="bottom"/>
            <w:hideMark/>
          </w:tcPr>
          <w:p w14:paraId="66C17476" w14:textId="77777777" w:rsidR="00B146CE" w:rsidRPr="00D5209D" w:rsidRDefault="00B146CE" w:rsidP="00D7100B">
            <w:pPr>
              <w:rPr>
                <w:sz w:val="20"/>
                <w:szCs w:val="20"/>
              </w:rPr>
            </w:pPr>
          </w:p>
        </w:tc>
        <w:tc>
          <w:tcPr>
            <w:tcW w:w="990" w:type="dxa"/>
            <w:vAlign w:val="bottom"/>
            <w:hideMark/>
          </w:tcPr>
          <w:p w14:paraId="269DCE2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5.163</w:t>
            </w:r>
            <w:r w:rsidRPr="00D5209D">
              <w:rPr>
                <w:color w:val="000000"/>
                <w:sz w:val="20"/>
                <w:szCs w:val="20"/>
                <w:vertAlign w:val="superscript"/>
              </w:rPr>
              <w:t>***</w:t>
            </w:r>
          </w:p>
        </w:tc>
      </w:tr>
      <w:tr w:rsidR="00B146CE" w:rsidRPr="00D5209D" w14:paraId="611C5D16" w14:textId="77777777" w:rsidTr="00D7100B">
        <w:trPr>
          <w:trHeight w:val="288"/>
          <w:jc w:val="center"/>
        </w:trPr>
        <w:tc>
          <w:tcPr>
            <w:tcW w:w="0" w:type="auto"/>
            <w:vAlign w:val="bottom"/>
            <w:hideMark/>
          </w:tcPr>
          <w:p w14:paraId="12DA433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Only.</w:t>
            </w:r>
          </w:p>
        </w:tc>
        <w:tc>
          <w:tcPr>
            <w:tcW w:w="1533" w:type="dxa"/>
            <w:vAlign w:val="bottom"/>
            <w:hideMark/>
          </w:tcPr>
          <w:p w14:paraId="5A51BD91" w14:textId="77777777" w:rsidR="00B146CE" w:rsidRPr="00D5209D" w:rsidRDefault="00B146CE" w:rsidP="00D7100B">
            <w:pPr>
              <w:rPr>
                <w:sz w:val="20"/>
                <w:szCs w:val="20"/>
              </w:rPr>
            </w:pPr>
          </w:p>
        </w:tc>
        <w:tc>
          <w:tcPr>
            <w:tcW w:w="1080" w:type="dxa"/>
            <w:vAlign w:val="bottom"/>
            <w:hideMark/>
          </w:tcPr>
          <w:p w14:paraId="0CE2580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0.018</w:t>
            </w:r>
          </w:p>
        </w:tc>
        <w:tc>
          <w:tcPr>
            <w:tcW w:w="959" w:type="dxa"/>
            <w:vAlign w:val="bottom"/>
            <w:hideMark/>
          </w:tcPr>
          <w:p w14:paraId="625854D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0.033</w:t>
            </w:r>
          </w:p>
        </w:tc>
        <w:tc>
          <w:tcPr>
            <w:tcW w:w="0" w:type="auto"/>
            <w:vAlign w:val="bottom"/>
            <w:hideMark/>
          </w:tcPr>
          <w:p w14:paraId="71BBBACE" w14:textId="77777777" w:rsidR="00B146CE" w:rsidRPr="00D5209D" w:rsidRDefault="00B146CE" w:rsidP="00D7100B">
            <w:pPr>
              <w:rPr>
                <w:sz w:val="20"/>
                <w:szCs w:val="20"/>
              </w:rPr>
            </w:pPr>
          </w:p>
        </w:tc>
        <w:tc>
          <w:tcPr>
            <w:tcW w:w="0" w:type="auto"/>
            <w:vAlign w:val="bottom"/>
            <w:hideMark/>
          </w:tcPr>
          <w:p w14:paraId="49FA76F5" w14:textId="77777777" w:rsidR="00B146CE" w:rsidRPr="00D5209D" w:rsidRDefault="00B146CE" w:rsidP="00D7100B">
            <w:pPr>
              <w:rPr>
                <w:sz w:val="20"/>
                <w:szCs w:val="20"/>
              </w:rPr>
            </w:pPr>
          </w:p>
        </w:tc>
        <w:tc>
          <w:tcPr>
            <w:tcW w:w="990" w:type="dxa"/>
            <w:vAlign w:val="bottom"/>
            <w:hideMark/>
          </w:tcPr>
          <w:p w14:paraId="28B2741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-1.862</w:t>
            </w:r>
            <w:r w:rsidRPr="00D5209D">
              <w:rPr>
                <w:color w:val="000000"/>
                <w:sz w:val="20"/>
                <w:szCs w:val="20"/>
                <w:vertAlign w:val="superscript"/>
              </w:rPr>
              <w:t>*</w:t>
            </w:r>
          </w:p>
        </w:tc>
      </w:tr>
      <w:tr w:rsidR="00B146CE" w:rsidRPr="00D5209D" w14:paraId="545DC4FE" w14:textId="77777777" w:rsidTr="00D7100B">
        <w:trPr>
          <w:trHeight w:val="288"/>
          <w:jc w:val="center"/>
        </w:trPr>
        <w:tc>
          <w:tcPr>
            <w:tcW w:w="0" w:type="auto"/>
            <w:vAlign w:val="bottom"/>
            <w:hideMark/>
          </w:tcPr>
          <w:p w14:paraId="182C00D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Credit.</w:t>
            </w:r>
          </w:p>
        </w:tc>
        <w:tc>
          <w:tcPr>
            <w:tcW w:w="1533" w:type="dxa"/>
            <w:vAlign w:val="bottom"/>
            <w:hideMark/>
          </w:tcPr>
          <w:p w14:paraId="6B281403" w14:textId="77777777" w:rsidR="00B146CE" w:rsidRPr="00D5209D" w:rsidRDefault="00B146CE" w:rsidP="00D7100B">
            <w:pPr>
              <w:rPr>
                <w:sz w:val="20"/>
                <w:szCs w:val="20"/>
              </w:rPr>
            </w:pPr>
          </w:p>
        </w:tc>
        <w:tc>
          <w:tcPr>
            <w:tcW w:w="1080" w:type="dxa"/>
            <w:vAlign w:val="bottom"/>
            <w:hideMark/>
          </w:tcPr>
          <w:p w14:paraId="7B9498D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0.321</w:t>
            </w:r>
          </w:p>
        </w:tc>
        <w:tc>
          <w:tcPr>
            <w:tcW w:w="959" w:type="dxa"/>
            <w:vAlign w:val="bottom"/>
            <w:hideMark/>
          </w:tcPr>
          <w:p w14:paraId="0EB97E8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0.303</w:t>
            </w:r>
          </w:p>
        </w:tc>
        <w:tc>
          <w:tcPr>
            <w:tcW w:w="0" w:type="auto"/>
            <w:vAlign w:val="bottom"/>
            <w:hideMark/>
          </w:tcPr>
          <w:p w14:paraId="7D36C618" w14:textId="77777777" w:rsidR="00B146CE" w:rsidRPr="00D5209D" w:rsidRDefault="00B146CE" w:rsidP="00D7100B">
            <w:pPr>
              <w:rPr>
                <w:sz w:val="20"/>
                <w:szCs w:val="20"/>
              </w:rPr>
            </w:pPr>
          </w:p>
        </w:tc>
        <w:tc>
          <w:tcPr>
            <w:tcW w:w="0" w:type="auto"/>
            <w:vAlign w:val="bottom"/>
            <w:hideMark/>
          </w:tcPr>
          <w:p w14:paraId="395A7F81" w14:textId="77777777" w:rsidR="00B146CE" w:rsidRPr="00D5209D" w:rsidRDefault="00B146CE" w:rsidP="00D7100B">
            <w:pPr>
              <w:rPr>
                <w:sz w:val="20"/>
                <w:szCs w:val="20"/>
              </w:rPr>
            </w:pPr>
          </w:p>
        </w:tc>
        <w:tc>
          <w:tcPr>
            <w:tcW w:w="990" w:type="dxa"/>
            <w:vAlign w:val="bottom"/>
            <w:hideMark/>
          </w:tcPr>
          <w:p w14:paraId="5FDA4A3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0.804</w:t>
            </w:r>
          </w:p>
        </w:tc>
      </w:tr>
      <w:tr w:rsidR="00B146CE" w:rsidRPr="00D5209D" w14:paraId="781B3A19" w14:textId="77777777" w:rsidTr="00D7100B">
        <w:trPr>
          <w:trHeight w:val="288"/>
          <w:jc w:val="center"/>
        </w:trPr>
        <w:tc>
          <w:tcPr>
            <w:tcW w:w="0" w:type="auto"/>
            <w:vAlign w:val="bottom"/>
            <w:hideMark/>
          </w:tcPr>
          <w:p w14:paraId="2C5B3A2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Processing Access</w:t>
            </w:r>
          </w:p>
        </w:tc>
        <w:tc>
          <w:tcPr>
            <w:tcW w:w="1533" w:type="dxa"/>
            <w:vAlign w:val="bottom"/>
            <w:hideMark/>
          </w:tcPr>
          <w:p w14:paraId="42D21FD7" w14:textId="77777777" w:rsidR="00B146CE" w:rsidRPr="00D5209D" w:rsidRDefault="00B146CE" w:rsidP="00D7100B">
            <w:pPr>
              <w:rPr>
                <w:sz w:val="20"/>
                <w:szCs w:val="20"/>
              </w:rPr>
            </w:pPr>
          </w:p>
        </w:tc>
        <w:tc>
          <w:tcPr>
            <w:tcW w:w="1080" w:type="dxa"/>
            <w:vAlign w:val="bottom"/>
            <w:hideMark/>
          </w:tcPr>
          <w:p w14:paraId="121C4DC1" w14:textId="77777777" w:rsidR="00B146CE" w:rsidRPr="00D5209D" w:rsidRDefault="00B146CE" w:rsidP="00D7100B">
            <w:pPr>
              <w:rPr>
                <w:sz w:val="20"/>
                <w:szCs w:val="20"/>
              </w:rPr>
            </w:pPr>
          </w:p>
        </w:tc>
        <w:tc>
          <w:tcPr>
            <w:tcW w:w="959" w:type="dxa"/>
            <w:vAlign w:val="bottom"/>
            <w:hideMark/>
          </w:tcPr>
          <w:p w14:paraId="62DFA600" w14:textId="77777777" w:rsidR="00B146CE" w:rsidRPr="00D5209D" w:rsidRDefault="00B146CE" w:rsidP="00D7100B">
            <w:pPr>
              <w:rPr>
                <w:sz w:val="20"/>
                <w:szCs w:val="20"/>
              </w:rPr>
            </w:pPr>
          </w:p>
        </w:tc>
        <w:tc>
          <w:tcPr>
            <w:tcW w:w="0" w:type="auto"/>
            <w:vAlign w:val="bottom"/>
            <w:hideMark/>
          </w:tcPr>
          <w:p w14:paraId="38F03361" w14:textId="77777777" w:rsidR="00B146CE" w:rsidRPr="00D5209D" w:rsidRDefault="00B146CE" w:rsidP="00D7100B">
            <w:pPr>
              <w:rPr>
                <w:sz w:val="20"/>
                <w:szCs w:val="20"/>
              </w:rPr>
            </w:pPr>
          </w:p>
        </w:tc>
        <w:tc>
          <w:tcPr>
            <w:tcW w:w="0" w:type="auto"/>
            <w:vAlign w:val="bottom"/>
            <w:hideMark/>
          </w:tcPr>
          <w:p w14:paraId="71EFE0DC" w14:textId="77777777" w:rsidR="00B146CE" w:rsidRPr="00D5209D" w:rsidRDefault="00B146CE" w:rsidP="00D7100B">
            <w:pPr>
              <w:rPr>
                <w:sz w:val="20"/>
                <w:szCs w:val="20"/>
              </w:rPr>
            </w:pPr>
          </w:p>
        </w:tc>
        <w:tc>
          <w:tcPr>
            <w:tcW w:w="990" w:type="dxa"/>
            <w:vAlign w:val="bottom"/>
            <w:hideMark/>
          </w:tcPr>
          <w:p w14:paraId="1A9242D9" w14:textId="77777777" w:rsidR="00B146CE" w:rsidRPr="00D5209D" w:rsidRDefault="00B146CE" w:rsidP="00D7100B">
            <w:pPr>
              <w:rPr>
                <w:sz w:val="20"/>
                <w:szCs w:val="20"/>
              </w:rPr>
            </w:pPr>
          </w:p>
        </w:tc>
      </w:tr>
      <w:tr w:rsidR="00B146CE" w:rsidRPr="00D5209D" w14:paraId="6118BB48" w14:textId="77777777" w:rsidTr="00D7100B">
        <w:trPr>
          <w:trHeight w:val="288"/>
          <w:jc w:val="center"/>
        </w:trPr>
        <w:tc>
          <w:tcPr>
            <w:tcW w:w="0" w:type="auto"/>
            <w:vAlign w:val="bottom"/>
            <w:hideMark/>
          </w:tcPr>
          <w:p w14:paraId="4790C4E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Processing Access.</w:t>
            </w:r>
          </w:p>
        </w:tc>
        <w:tc>
          <w:tcPr>
            <w:tcW w:w="1533" w:type="dxa"/>
            <w:vAlign w:val="bottom"/>
            <w:hideMark/>
          </w:tcPr>
          <w:p w14:paraId="17DF6488" w14:textId="77777777" w:rsidR="00B146CE" w:rsidRPr="00D5209D" w:rsidRDefault="00B146CE" w:rsidP="00D7100B">
            <w:pPr>
              <w:rPr>
                <w:sz w:val="20"/>
                <w:szCs w:val="20"/>
              </w:rPr>
            </w:pPr>
          </w:p>
        </w:tc>
        <w:tc>
          <w:tcPr>
            <w:tcW w:w="1080" w:type="dxa"/>
            <w:vAlign w:val="bottom"/>
            <w:hideMark/>
          </w:tcPr>
          <w:p w14:paraId="7020843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0.232</w:t>
            </w:r>
          </w:p>
        </w:tc>
        <w:tc>
          <w:tcPr>
            <w:tcW w:w="959" w:type="dxa"/>
            <w:vAlign w:val="bottom"/>
            <w:hideMark/>
          </w:tcPr>
          <w:p w14:paraId="2A7DA89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0.254</w:t>
            </w:r>
          </w:p>
        </w:tc>
        <w:tc>
          <w:tcPr>
            <w:tcW w:w="0" w:type="auto"/>
            <w:vAlign w:val="bottom"/>
            <w:hideMark/>
          </w:tcPr>
          <w:p w14:paraId="31B8BA7D" w14:textId="77777777" w:rsidR="00B146CE" w:rsidRPr="00D5209D" w:rsidRDefault="00B146CE" w:rsidP="00D7100B">
            <w:pPr>
              <w:rPr>
                <w:sz w:val="20"/>
                <w:szCs w:val="20"/>
              </w:rPr>
            </w:pPr>
          </w:p>
        </w:tc>
        <w:tc>
          <w:tcPr>
            <w:tcW w:w="0" w:type="auto"/>
            <w:vAlign w:val="bottom"/>
            <w:hideMark/>
          </w:tcPr>
          <w:p w14:paraId="16D711E6" w14:textId="77777777" w:rsidR="00B146CE" w:rsidRPr="00D5209D" w:rsidRDefault="00B146CE" w:rsidP="00D7100B">
            <w:pPr>
              <w:rPr>
                <w:sz w:val="20"/>
                <w:szCs w:val="20"/>
              </w:rPr>
            </w:pPr>
          </w:p>
        </w:tc>
        <w:tc>
          <w:tcPr>
            <w:tcW w:w="990" w:type="dxa"/>
            <w:vAlign w:val="bottom"/>
            <w:hideMark/>
          </w:tcPr>
          <w:p w14:paraId="53D658C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-0.665</w:t>
            </w:r>
          </w:p>
        </w:tc>
      </w:tr>
      <w:tr w:rsidR="00B146CE" w:rsidRPr="00D5209D" w14:paraId="659DC493" w14:textId="77777777" w:rsidTr="00D7100B">
        <w:trPr>
          <w:trHeight w:val="288"/>
          <w:jc w:val="center"/>
        </w:trPr>
        <w:tc>
          <w:tcPr>
            <w:tcW w:w="0" w:type="auto"/>
            <w:vAlign w:val="bottom"/>
            <w:hideMark/>
          </w:tcPr>
          <w:p w14:paraId="0CD5B61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Processing Access.</w:t>
            </w:r>
          </w:p>
        </w:tc>
        <w:tc>
          <w:tcPr>
            <w:tcW w:w="1533" w:type="dxa"/>
            <w:vAlign w:val="bottom"/>
            <w:hideMark/>
          </w:tcPr>
          <w:p w14:paraId="7DB655C8" w14:textId="77777777" w:rsidR="00B146CE" w:rsidRPr="00D5209D" w:rsidRDefault="00B146CE" w:rsidP="00D7100B">
            <w:pPr>
              <w:rPr>
                <w:sz w:val="20"/>
                <w:szCs w:val="20"/>
              </w:rPr>
            </w:pPr>
          </w:p>
        </w:tc>
        <w:tc>
          <w:tcPr>
            <w:tcW w:w="1080" w:type="dxa"/>
            <w:vAlign w:val="bottom"/>
            <w:hideMark/>
          </w:tcPr>
          <w:p w14:paraId="5705CEE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0.743</w:t>
            </w:r>
          </w:p>
        </w:tc>
        <w:tc>
          <w:tcPr>
            <w:tcW w:w="959" w:type="dxa"/>
            <w:vAlign w:val="bottom"/>
            <w:hideMark/>
          </w:tcPr>
          <w:p w14:paraId="14DFF18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1.126</w:t>
            </w:r>
          </w:p>
        </w:tc>
        <w:tc>
          <w:tcPr>
            <w:tcW w:w="0" w:type="auto"/>
            <w:vAlign w:val="bottom"/>
            <w:hideMark/>
          </w:tcPr>
          <w:p w14:paraId="6E428271" w14:textId="77777777" w:rsidR="00B146CE" w:rsidRPr="00D5209D" w:rsidRDefault="00B146CE" w:rsidP="00D7100B">
            <w:pPr>
              <w:rPr>
                <w:sz w:val="20"/>
                <w:szCs w:val="20"/>
              </w:rPr>
            </w:pPr>
          </w:p>
        </w:tc>
        <w:tc>
          <w:tcPr>
            <w:tcW w:w="0" w:type="auto"/>
            <w:vAlign w:val="bottom"/>
            <w:hideMark/>
          </w:tcPr>
          <w:p w14:paraId="08930930" w14:textId="77777777" w:rsidR="00B146CE" w:rsidRPr="00D5209D" w:rsidRDefault="00B146CE" w:rsidP="00D7100B">
            <w:pPr>
              <w:rPr>
                <w:sz w:val="20"/>
                <w:szCs w:val="20"/>
              </w:rPr>
            </w:pPr>
          </w:p>
        </w:tc>
        <w:tc>
          <w:tcPr>
            <w:tcW w:w="990" w:type="dxa"/>
            <w:vAlign w:val="bottom"/>
            <w:hideMark/>
          </w:tcPr>
          <w:p w14:paraId="0BD42BB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-6.269</w:t>
            </w:r>
            <w:r w:rsidRPr="00D5209D">
              <w:rPr>
                <w:color w:val="000000"/>
                <w:sz w:val="20"/>
                <w:szCs w:val="20"/>
                <w:vertAlign w:val="superscript"/>
              </w:rPr>
              <w:t>***</w:t>
            </w:r>
          </w:p>
        </w:tc>
      </w:tr>
      <w:tr w:rsidR="00B146CE" w:rsidRPr="00D5209D" w14:paraId="20C2E758" w14:textId="77777777" w:rsidTr="00D7100B">
        <w:trPr>
          <w:trHeight w:val="288"/>
          <w:jc w:val="center"/>
        </w:trPr>
        <w:tc>
          <w:tcPr>
            <w:tcW w:w="0" w:type="auto"/>
            <w:vAlign w:val="bottom"/>
            <w:hideMark/>
          </w:tcPr>
          <w:p w14:paraId="708B24F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Processing Access.</w:t>
            </w:r>
          </w:p>
        </w:tc>
        <w:tc>
          <w:tcPr>
            <w:tcW w:w="1533" w:type="dxa"/>
            <w:vAlign w:val="bottom"/>
            <w:hideMark/>
          </w:tcPr>
          <w:p w14:paraId="2516620A" w14:textId="77777777" w:rsidR="00B146CE" w:rsidRPr="00D5209D" w:rsidRDefault="00B146CE" w:rsidP="00D7100B">
            <w:pPr>
              <w:rPr>
                <w:sz w:val="20"/>
                <w:szCs w:val="20"/>
              </w:rPr>
            </w:pPr>
          </w:p>
        </w:tc>
        <w:tc>
          <w:tcPr>
            <w:tcW w:w="1080" w:type="dxa"/>
            <w:vAlign w:val="bottom"/>
            <w:hideMark/>
          </w:tcPr>
          <w:p w14:paraId="66BBDD9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1.753</w:t>
            </w:r>
          </w:p>
        </w:tc>
        <w:tc>
          <w:tcPr>
            <w:tcW w:w="959" w:type="dxa"/>
            <w:vAlign w:val="bottom"/>
            <w:hideMark/>
          </w:tcPr>
          <w:p w14:paraId="5030E06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1.136</w:t>
            </w:r>
          </w:p>
        </w:tc>
        <w:tc>
          <w:tcPr>
            <w:tcW w:w="0" w:type="auto"/>
            <w:vAlign w:val="bottom"/>
            <w:hideMark/>
          </w:tcPr>
          <w:p w14:paraId="7E1D43CD" w14:textId="77777777" w:rsidR="00B146CE" w:rsidRPr="00D5209D" w:rsidRDefault="00B146CE" w:rsidP="00D7100B">
            <w:pPr>
              <w:rPr>
                <w:sz w:val="20"/>
                <w:szCs w:val="20"/>
              </w:rPr>
            </w:pPr>
          </w:p>
        </w:tc>
        <w:tc>
          <w:tcPr>
            <w:tcW w:w="0" w:type="auto"/>
            <w:vAlign w:val="bottom"/>
            <w:hideMark/>
          </w:tcPr>
          <w:p w14:paraId="43BF09C1" w14:textId="77777777" w:rsidR="00B146CE" w:rsidRPr="00D5209D" w:rsidRDefault="00B146CE" w:rsidP="00D7100B">
            <w:pPr>
              <w:rPr>
                <w:sz w:val="20"/>
                <w:szCs w:val="20"/>
              </w:rPr>
            </w:pPr>
          </w:p>
        </w:tc>
        <w:tc>
          <w:tcPr>
            <w:tcW w:w="990" w:type="dxa"/>
            <w:vAlign w:val="bottom"/>
            <w:hideMark/>
          </w:tcPr>
          <w:p w14:paraId="12E61BB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8.775</w:t>
            </w:r>
            <w:r w:rsidRPr="00D5209D">
              <w:rPr>
                <w:color w:val="000000"/>
                <w:sz w:val="20"/>
                <w:szCs w:val="20"/>
                <w:vertAlign w:val="superscript"/>
              </w:rPr>
              <w:t>***</w:t>
            </w:r>
          </w:p>
        </w:tc>
      </w:tr>
      <w:tr w:rsidR="00B146CE" w:rsidRPr="00D5209D" w14:paraId="62C1784E" w14:textId="77777777" w:rsidTr="00D7100B">
        <w:trPr>
          <w:trHeight w:val="288"/>
          <w:jc w:val="center"/>
        </w:trPr>
        <w:tc>
          <w:tcPr>
            <w:tcW w:w="0" w:type="auto"/>
            <w:vAlign w:val="bottom"/>
            <w:hideMark/>
          </w:tcPr>
          <w:p w14:paraId="7031F1F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Household Asset Value (M)</w:t>
            </w:r>
          </w:p>
        </w:tc>
        <w:tc>
          <w:tcPr>
            <w:tcW w:w="1533" w:type="dxa"/>
            <w:vAlign w:val="bottom"/>
            <w:hideMark/>
          </w:tcPr>
          <w:p w14:paraId="471C3FC9" w14:textId="77777777" w:rsidR="00B146CE" w:rsidRPr="00D5209D" w:rsidRDefault="00B146CE" w:rsidP="00D7100B">
            <w:pPr>
              <w:rPr>
                <w:sz w:val="20"/>
                <w:szCs w:val="20"/>
              </w:rPr>
            </w:pPr>
          </w:p>
        </w:tc>
        <w:tc>
          <w:tcPr>
            <w:tcW w:w="1080" w:type="dxa"/>
            <w:vAlign w:val="bottom"/>
            <w:hideMark/>
          </w:tcPr>
          <w:p w14:paraId="21C7DE8F" w14:textId="77777777" w:rsidR="00B146CE" w:rsidRPr="00D5209D" w:rsidRDefault="00B146CE" w:rsidP="00D7100B">
            <w:pPr>
              <w:rPr>
                <w:sz w:val="20"/>
                <w:szCs w:val="20"/>
              </w:rPr>
            </w:pPr>
          </w:p>
        </w:tc>
        <w:tc>
          <w:tcPr>
            <w:tcW w:w="959" w:type="dxa"/>
            <w:vAlign w:val="bottom"/>
            <w:hideMark/>
          </w:tcPr>
          <w:p w14:paraId="0BB1D3F1" w14:textId="77777777" w:rsidR="00B146CE" w:rsidRPr="00D5209D" w:rsidRDefault="00B146CE" w:rsidP="00D7100B">
            <w:pPr>
              <w:rPr>
                <w:sz w:val="20"/>
                <w:szCs w:val="20"/>
              </w:rPr>
            </w:pPr>
          </w:p>
        </w:tc>
        <w:tc>
          <w:tcPr>
            <w:tcW w:w="0" w:type="auto"/>
            <w:vAlign w:val="bottom"/>
            <w:hideMark/>
          </w:tcPr>
          <w:p w14:paraId="401C7CAC" w14:textId="77777777" w:rsidR="00B146CE" w:rsidRPr="00D5209D" w:rsidRDefault="00B146CE" w:rsidP="00D7100B">
            <w:pPr>
              <w:rPr>
                <w:sz w:val="20"/>
                <w:szCs w:val="20"/>
              </w:rPr>
            </w:pPr>
          </w:p>
        </w:tc>
        <w:tc>
          <w:tcPr>
            <w:tcW w:w="0" w:type="auto"/>
            <w:vAlign w:val="bottom"/>
            <w:hideMark/>
          </w:tcPr>
          <w:p w14:paraId="1FE7AE33" w14:textId="77777777" w:rsidR="00B146CE" w:rsidRPr="00D5209D" w:rsidRDefault="00B146CE" w:rsidP="00D7100B">
            <w:pPr>
              <w:rPr>
                <w:sz w:val="20"/>
                <w:szCs w:val="20"/>
              </w:rPr>
            </w:pPr>
          </w:p>
        </w:tc>
        <w:tc>
          <w:tcPr>
            <w:tcW w:w="990" w:type="dxa"/>
            <w:vAlign w:val="bottom"/>
            <w:hideMark/>
          </w:tcPr>
          <w:p w14:paraId="16129A98" w14:textId="77777777" w:rsidR="00B146CE" w:rsidRPr="00D5209D" w:rsidRDefault="00B146CE" w:rsidP="00D7100B">
            <w:pPr>
              <w:rPr>
                <w:sz w:val="20"/>
                <w:szCs w:val="20"/>
              </w:rPr>
            </w:pPr>
          </w:p>
        </w:tc>
      </w:tr>
      <w:tr w:rsidR="00B146CE" w:rsidRPr="00D5209D" w14:paraId="55877308" w14:textId="77777777" w:rsidTr="00D7100B">
        <w:trPr>
          <w:trHeight w:val="288"/>
          <w:jc w:val="center"/>
        </w:trPr>
        <w:tc>
          <w:tcPr>
            <w:tcW w:w="0" w:type="auto"/>
            <w:vAlign w:val="bottom"/>
            <w:hideMark/>
          </w:tcPr>
          <w:p w14:paraId="3331464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Owned.</w:t>
            </w:r>
          </w:p>
        </w:tc>
        <w:tc>
          <w:tcPr>
            <w:tcW w:w="1533" w:type="dxa"/>
            <w:vAlign w:val="bottom"/>
            <w:hideMark/>
          </w:tcPr>
          <w:p w14:paraId="04626BB0" w14:textId="77777777" w:rsidR="00B146CE" w:rsidRPr="00D5209D" w:rsidRDefault="00B146CE" w:rsidP="00D7100B">
            <w:pPr>
              <w:rPr>
                <w:sz w:val="20"/>
                <w:szCs w:val="20"/>
              </w:rPr>
            </w:pPr>
          </w:p>
        </w:tc>
        <w:tc>
          <w:tcPr>
            <w:tcW w:w="1080" w:type="dxa"/>
            <w:vAlign w:val="bottom"/>
            <w:hideMark/>
          </w:tcPr>
          <w:p w14:paraId="4EC9FA8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108.519</w:t>
            </w:r>
          </w:p>
        </w:tc>
        <w:tc>
          <w:tcPr>
            <w:tcW w:w="959" w:type="dxa"/>
            <w:vAlign w:val="bottom"/>
            <w:hideMark/>
          </w:tcPr>
          <w:p w14:paraId="359C103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5.323</w:t>
            </w:r>
          </w:p>
        </w:tc>
        <w:tc>
          <w:tcPr>
            <w:tcW w:w="0" w:type="auto"/>
            <w:vAlign w:val="bottom"/>
            <w:hideMark/>
          </w:tcPr>
          <w:p w14:paraId="3F26D04B" w14:textId="77777777" w:rsidR="00B146CE" w:rsidRPr="00D5209D" w:rsidRDefault="00B146CE" w:rsidP="00D7100B">
            <w:pPr>
              <w:rPr>
                <w:sz w:val="20"/>
                <w:szCs w:val="20"/>
              </w:rPr>
            </w:pPr>
          </w:p>
        </w:tc>
        <w:tc>
          <w:tcPr>
            <w:tcW w:w="0" w:type="auto"/>
            <w:vAlign w:val="bottom"/>
            <w:hideMark/>
          </w:tcPr>
          <w:p w14:paraId="4F119D92" w14:textId="77777777" w:rsidR="00B146CE" w:rsidRPr="00D5209D" w:rsidRDefault="00B146CE" w:rsidP="00D7100B">
            <w:pPr>
              <w:rPr>
                <w:sz w:val="20"/>
                <w:szCs w:val="20"/>
              </w:rPr>
            </w:pPr>
          </w:p>
        </w:tc>
        <w:tc>
          <w:tcPr>
            <w:tcW w:w="990" w:type="dxa"/>
            <w:vAlign w:val="bottom"/>
            <w:hideMark/>
          </w:tcPr>
          <w:p w14:paraId="71D6B916"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3.939</w:t>
            </w:r>
            <w:r w:rsidRPr="00D5209D">
              <w:rPr>
                <w:color w:val="000000"/>
                <w:sz w:val="20"/>
                <w:szCs w:val="20"/>
                <w:vertAlign w:val="superscript"/>
              </w:rPr>
              <w:t>***</w:t>
            </w:r>
          </w:p>
        </w:tc>
      </w:tr>
      <w:tr w:rsidR="00B146CE" w:rsidRPr="00D5209D" w14:paraId="0FB26474" w14:textId="77777777" w:rsidTr="00D7100B">
        <w:trPr>
          <w:trHeight w:val="288"/>
          <w:jc w:val="center"/>
        </w:trPr>
        <w:tc>
          <w:tcPr>
            <w:tcW w:w="0" w:type="auto"/>
            <w:vAlign w:val="bottom"/>
            <w:hideMark/>
          </w:tcPr>
          <w:p w14:paraId="4854E54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Owned.</w:t>
            </w:r>
          </w:p>
        </w:tc>
        <w:tc>
          <w:tcPr>
            <w:tcW w:w="1533" w:type="dxa"/>
            <w:vAlign w:val="bottom"/>
            <w:hideMark/>
          </w:tcPr>
          <w:p w14:paraId="7BECB9CB" w14:textId="77777777" w:rsidR="00B146CE" w:rsidRPr="00D5209D" w:rsidRDefault="00B146CE" w:rsidP="00D7100B">
            <w:pPr>
              <w:rPr>
                <w:sz w:val="20"/>
                <w:szCs w:val="20"/>
              </w:rPr>
            </w:pPr>
          </w:p>
        </w:tc>
        <w:tc>
          <w:tcPr>
            <w:tcW w:w="1080" w:type="dxa"/>
            <w:vAlign w:val="bottom"/>
            <w:hideMark/>
          </w:tcPr>
          <w:p w14:paraId="43A09B4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4.529</w:t>
            </w:r>
          </w:p>
        </w:tc>
        <w:tc>
          <w:tcPr>
            <w:tcW w:w="959" w:type="dxa"/>
            <w:vAlign w:val="bottom"/>
            <w:hideMark/>
          </w:tcPr>
          <w:p w14:paraId="0370E5D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1.803</w:t>
            </w:r>
          </w:p>
        </w:tc>
        <w:tc>
          <w:tcPr>
            <w:tcW w:w="0" w:type="auto"/>
            <w:vAlign w:val="bottom"/>
            <w:hideMark/>
          </w:tcPr>
          <w:p w14:paraId="1D2EC2D9" w14:textId="77777777" w:rsidR="00B146CE" w:rsidRPr="00D5209D" w:rsidRDefault="00B146CE" w:rsidP="00D7100B">
            <w:pPr>
              <w:rPr>
                <w:sz w:val="20"/>
                <w:szCs w:val="20"/>
              </w:rPr>
            </w:pPr>
          </w:p>
        </w:tc>
        <w:tc>
          <w:tcPr>
            <w:tcW w:w="0" w:type="auto"/>
            <w:vAlign w:val="bottom"/>
            <w:hideMark/>
          </w:tcPr>
          <w:p w14:paraId="25F5D2D4" w14:textId="77777777" w:rsidR="00B146CE" w:rsidRPr="00D5209D" w:rsidRDefault="00B146CE" w:rsidP="00D7100B">
            <w:pPr>
              <w:rPr>
                <w:sz w:val="20"/>
                <w:szCs w:val="20"/>
              </w:rPr>
            </w:pPr>
          </w:p>
        </w:tc>
        <w:tc>
          <w:tcPr>
            <w:tcW w:w="990" w:type="dxa"/>
            <w:vAlign w:val="bottom"/>
            <w:hideMark/>
          </w:tcPr>
          <w:p w14:paraId="62A5DA3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1.057</w:t>
            </w:r>
          </w:p>
        </w:tc>
      </w:tr>
      <w:tr w:rsidR="00B146CE" w:rsidRPr="00D5209D" w14:paraId="76EB9F2E" w14:textId="77777777" w:rsidTr="00D7100B">
        <w:trPr>
          <w:trHeight w:val="288"/>
          <w:jc w:val="center"/>
        </w:trPr>
        <w:tc>
          <w:tcPr>
            <w:tcW w:w="0" w:type="auto"/>
            <w:vAlign w:val="bottom"/>
            <w:hideMark/>
          </w:tcPr>
          <w:p w14:paraId="49C4672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Total Household.</w:t>
            </w:r>
          </w:p>
        </w:tc>
        <w:tc>
          <w:tcPr>
            <w:tcW w:w="1533" w:type="dxa"/>
            <w:vAlign w:val="bottom"/>
            <w:hideMark/>
          </w:tcPr>
          <w:p w14:paraId="0EB5C857" w14:textId="77777777" w:rsidR="00B146CE" w:rsidRPr="00D5209D" w:rsidRDefault="00B146CE" w:rsidP="00D7100B">
            <w:pPr>
              <w:rPr>
                <w:sz w:val="20"/>
                <w:szCs w:val="20"/>
              </w:rPr>
            </w:pPr>
          </w:p>
        </w:tc>
        <w:tc>
          <w:tcPr>
            <w:tcW w:w="1080" w:type="dxa"/>
            <w:vAlign w:val="bottom"/>
            <w:hideMark/>
          </w:tcPr>
          <w:p w14:paraId="6ED3798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113.06</w:t>
            </w:r>
          </w:p>
        </w:tc>
        <w:tc>
          <w:tcPr>
            <w:tcW w:w="959" w:type="dxa"/>
            <w:vAlign w:val="bottom"/>
            <w:hideMark/>
          </w:tcPr>
          <w:p w14:paraId="41EA64F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5.504</w:t>
            </w:r>
          </w:p>
        </w:tc>
        <w:tc>
          <w:tcPr>
            <w:tcW w:w="0" w:type="auto"/>
            <w:vAlign w:val="bottom"/>
            <w:hideMark/>
          </w:tcPr>
          <w:p w14:paraId="58315796" w14:textId="77777777" w:rsidR="00B146CE" w:rsidRPr="00D5209D" w:rsidRDefault="00B146CE" w:rsidP="00D7100B">
            <w:pPr>
              <w:rPr>
                <w:sz w:val="20"/>
                <w:szCs w:val="20"/>
              </w:rPr>
            </w:pPr>
          </w:p>
        </w:tc>
        <w:tc>
          <w:tcPr>
            <w:tcW w:w="0" w:type="auto"/>
            <w:vAlign w:val="bottom"/>
            <w:hideMark/>
          </w:tcPr>
          <w:p w14:paraId="77FA043C" w14:textId="77777777" w:rsidR="00B146CE" w:rsidRPr="00D5209D" w:rsidRDefault="00B146CE" w:rsidP="00D7100B">
            <w:pPr>
              <w:rPr>
                <w:sz w:val="20"/>
                <w:szCs w:val="20"/>
              </w:rPr>
            </w:pPr>
          </w:p>
        </w:tc>
        <w:tc>
          <w:tcPr>
            <w:tcW w:w="990" w:type="dxa"/>
            <w:vAlign w:val="bottom"/>
            <w:hideMark/>
          </w:tcPr>
          <w:p w14:paraId="4D815D7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3.965</w:t>
            </w:r>
            <w:r w:rsidRPr="00D5209D">
              <w:rPr>
                <w:color w:val="000000"/>
                <w:sz w:val="20"/>
                <w:szCs w:val="20"/>
                <w:vertAlign w:val="superscript"/>
              </w:rPr>
              <w:t>***</w:t>
            </w:r>
          </w:p>
        </w:tc>
      </w:tr>
      <w:tr w:rsidR="00B146CE" w:rsidRPr="00D5209D" w14:paraId="7F1F0A35" w14:textId="77777777" w:rsidTr="00D7100B">
        <w:trPr>
          <w:trHeight w:val="288"/>
          <w:jc w:val="center"/>
        </w:trPr>
        <w:tc>
          <w:tcPr>
            <w:tcW w:w="0" w:type="auto"/>
            <w:vAlign w:val="bottom"/>
            <w:hideMark/>
          </w:tcPr>
          <w:p w14:paraId="484698B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Production Asset Value (K)</w:t>
            </w:r>
          </w:p>
        </w:tc>
        <w:tc>
          <w:tcPr>
            <w:tcW w:w="1533" w:type="dxa"/>
            <w:vAlign w:val="bottom"/>
            <w:hideMark/>
          </w:tcPr>
          <w:p w14:paraId="575D07EF" w14:textId="77777777" w:rsidR="00B146CE" w:rsidRPr="00D5209D" w:rsidRDefault="00B146CE" w:rsidP="00D7100B">
            <w:pPr>
              <w:rPr>
                <w:sz w:val="20"/>
                <w:szCs w:val="20"/>
              </w:rPr>
            </w:pPr>
          </w:p>
        </w:tc>
        <w:tc>
          <w:tcPr>
            <w:tcW w:w="1080" w:type="dxa"/>
            <w:vAlign w:val="bottom"/>
            <w:hideMark/>
          </w:tcPr>
          <w:p w14:paraId="27062DCC" w14:textId="77777777" w:rsidR="00B146CE" w:rsidRPr="00D5209D" w:rsidRDefault="00B146CE" w:rsidP="00D7100B">
            <w:pPr>
              <w:rPr>
                <w:sz w:val="20"/>
                <w:szCs w:val="20"/>
              </w:rPr>
            </w:pPr>
          </w:p>
        </w:tc>
        <w:tc>
          <w:tcPr>
            <w:tcW w:w="959" w:type="dxa"/>
            <w:vAlign w:val="bottom"/>
            <w:hideMark/>
          </w:tcPr>
          <w:p w14:paraId="3317BA03" w14:textId="77777777" w:rsidR="00B146CE" w:rsidRPr="00D5209D" w:rsidRDefault="00B146CE" w:rsidP="00D7100B">
            <w:pPr>
              <w:rPr>
                <w:sz w:val="20"/>
                <w:szCs w:val="20"/>
              </w:rPr>
            </w:pPr>
          </w:p>
        </w:tc>
        <w:tc>
          <w:tcPr>
            <w:tcW w:w="0" w:type="auto"/>
            <w:vAlign w:val="bottom"/>
            <w:hideMark/>
          </w:tcPr>
          <w:p w14:paraId="3047C2D5" w14:textId="77777777" w:rsidR="00B146CE" w:rsidRPr="00D5209D" w:rsidRDefault="00B146CE" w:rsidP="00D7100B">
            <w:pPr>
              <w:rPr>
                <w:sz w:val="20"/>
                <w:szCs w:val="20"/>
              </w:rPr>
            </w:pPr>
          </w:p>
        </w:tc>
        <w:tc>
          <w:tcPr>
            <w:tcW w:w="0" w:type="auto"/>
            <w:vAlign w:val="bottom"/>
            <w:hideMark/>
          </w:tcPr>
          <w:p w14:paraId="4C0A32A1" w14:textId="77777777" w:rsidR="00B146CE" w:rsidRPr="00D5209D" w:rsidRDefault="00B146CE" w:rsidP="00D7100B">
            <w:pPr>
              <w:rPr>
                <w:sz w:val="20"/>
                <w:szCs w:val="20"/>
              </w:rPr>
            </w:pPr>
          </w:p>
        </w:tc>
        <w:tc>
          <w:tcPr>
            <w:tcW w:w="990" w:type="dxa"/>
            <w:vAlign w:val="bottom"/>
            <w:hideMark/>
          </w:tcPr>
          <w:p w14:paraId="3E452EBE" w14:textId="77777777" w:rsidR="00B146CE" w:rsidRPr="00D5209D" w:rsidRDefault="00B146CE" w:rsidP="00D7100B">
            <w:pPr>
              <w:rPr>
                <w:sz w:val="20"/>
                <w:szCs w:val="20"/>
              </w:rPr>
            </w:pPr>
          </w:p>
        </w:tc>
      </w:tr>
      <w:tr w:rsidR="00B146CE" w:rsidRPr="00D5209D" w14:paraId="21B347FA" w14:textId="77777777" w:rsidTr="00D7100B">
        <w:trPr>
          <w:trHeight w:val="288"/>
          <w:jc w:val="center"/>
        </w:trPr>
        <w:tc>
          <w:tcPr>
            <w:tcW w:w="0" w:type="auto"/>
            <w:vAlign w:val="bottom"/>
            <w:hideMark/>
          </w:tcPr>
          <w:p w14:paraId="64D795A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Value.</w:t>
            </w:r>
          </w:p>
        </w:tc>
        <w:tc>
          <w:tcPr>
            <w:tcW w:w="1533" w:type="dxa"/>
            <w:vAlign w:val="bottom"/>
            <w:hideMark/>
          </w:tcPr>
          <w:p w14:paraId="3D941D6D" w14:textId="77777777" w:rsidR="00B146CE" w:rsidRPr="00D5209D" w:rsidRDefault="00B146CE" w:rsidP="00D7100B">
            <w:pPr>
              <w:rPr>
                <w:sz w:val="20"/>
                <w:szCs w:val="20"/>
              </w:rPr>
            </w:pPr>
          </w:p>
        </w:tc>
        <w:tc>
          <w:tcPr>
            <w:tcW w:w="1080" w:type="dxa"/>
            <w:vAlign w:val="bottom"/>
            <w:hideMark/>
          </w:tcPr>
          <w:p w14:paraId="7639B39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1484.778</w:t>
            </w:r>
          </w:p>
        </w:tc>
        <w:tc>
          <w:tcPr>
            <w:tcW w:w="959" w:type="dxa"/>
            <w:vAlign w:val="bottom"/>
            <w:hideMark/>
          </w:tcPr>
          <w:p w14:paraId="1EAA9AC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359.289</w:t>
            </w:r>
          </w:p>
        </w:tc>
        <w:tc>
          <w:tcPr>
            <w:tcW w:w="0" w:type="auto"/>
            <w:vAlign w:val="bottom"/>
            <w:hideMark/>
          </w:tcPr>
          <w:p w14:paraId="120029FF" w14:textId="77777777" w:rsidR="00B146CE" w:rsidRPr="00D5209D" w:rsidRDefault="00B146CE" w:rsidP="00D7100B">
            <w:pPr>
              <w:rPr>
                <w:sz w:val="20"/>
                <w:szCs w:val="20"/>
              </w:rPr>
            </w:pPr>
          </w:p>
        </w:tc>
        <w:tc>
          <w:tcPr>
            <w:tcW w:w="0" w:type="auto"/>
            <w:vAlign w:val="bottom"/>
            <w:hideMark/>
          </w:tcPr>
          <w:p w14:paraId="2B57D87B" w14:textId="77777777" w:rsidR="00B146CE" w:rsidRPr="00D5209D" w:rsidRDefault="00B146CE" w:rsidP="00D7100B">
            <w:pPr>
              <w:rPr>
                <w:sz w:val="20"/>
                <w:szCs w:val="20"/>
              </w:rPr>
            </w:pPr>
          </w:p>
        </w:tc>
        <w:tc>
          <w:tcPr>
            <w:tcW w:w="990" w:type="dxa"/>
            <w:vAlign w:val="bottom"/>
            <w:hideMark/>
          </w:tcPr>
          <w:p w14:paraId="6418AD0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0.808</w:t>
            </w:r>
          </w:p>
        </w:tc>
      </w:tr>
      <w:tr w:rsidR="00B146CE" w:rsidRPr="00D5209D" w14:paraId="558A3A7F" w14:textId="77777777" w:rsidTr="00D7100B">
        <w:trPr>
          <w:trHeight w:val="288"/>
          <w:jc w:val="center"/>
        </w:trPr>
        <w:tc>
          <w:tcPr>
            <w:tcW w:w="0" w:type="auto"/>
            <w:vAlign w:val="bottom"/>
            <w:hideMark/>
          </w:tcPr>
          <w:p w14:paraId="75DD188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Value.</w:t>
            </w:r>
          </w:p>
        </w:tc>
        <w:tc>
          <w:tcPr>
            <w:tcW w:w="1533" w:type="dxa"/>
            <w:vAlign w:val="bottom"/>
            <w:hideMark/>
          </w:tcPr>
          <w:p w14:paraId="3E023980" w14:textId="77777777" w:rsidR="00B146CE" w:rsidRPr="00D5209D" w:rsidRDefault="00B146CE" w:rsidP="00D7100B">
            <w:pPr>
              <w:rPr>
                <w:sz w:val="20"/>
                <w:szCs w:val="20"/>
              </w:rPr>
            </w:pPr>
          </w:p>
        </w:tc>
        <w:tc>
          <w:tcPr>
            <w:tcW w:w="1080" w:type="dxa"/>
            <w:vAlign w:val="bottom"/>
            <w:hideMark/>
          </w:tcPr>
          <w:p w14:paraId="7664AA2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6.732</w:t>
            </w:r>
          </w:p>
        </w:tc>
        <w:tc>
          <w:tcPr>
            <w:tcW w:w="959" w:type="dxa"/>
            <w:vAlign w:val="bottom"/>
            <w:hideMark/>
          </w:tcPr>
          <w:p w14:paraId="0EE0A56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8.178</w:t>
            </w:r>
          </w:p>
        </w:tc>
        <w:tc>
          <w:tcPr>
            <w:tcW w:w="0" w:type="auto"/>
            <w:vAlign w:val="bottom"/>
            <w:hideMark/>
          </w:tcPr>
          <w:p w14:paraId="5B358D2C" w14:textId="77777777" w:rsidR="00B146CE" w:rsidRPr="00D5209D" w:rsidRDefault="00B146CE" w:rsidP="00D7100B">
            <w:pPr>
              <w:rPr>
                <w:sz w:val="20"/>
                <w:szCs w:val="20"/>
              </w:rPr>
            </w:pPr>
          </w:p>
        </w:tc>
        <w:tc>
          <w:tcPr>
            <w:tcW w:w="0" w:type="auto"/>
            <w:vAlign w:val="bottom"/>
            <w:hideMark/>
          </w:tcPr>
          <w:p w14:paraId="3075B264" w14:textId="77777777" w:rsidR="00B146CE" w:rsidRPr="00D5209D" w:rsidRDefault="00B146CE" w:rsidP="00D7100B">
            <w:pPr>
              <w:rPr>
                <w:sz w:val="20"/>
                <w:szCs w:val="20"/>
              </w:rPr>
            </w:pPr>
          </w:p>
        </w:tc>
        <w:tc>
          <w:tcPr>
            <w:tcW w:w="990" w:type="dxa"/>
            <w:vAlign w:val="bottom"/>
            <w:hideMark/>
          </w:tcPr>
          <w:p w14:paraId="2E49854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-0.618</w:t>
            </w:r>
          </w:p>
        </w:tc>
      </w:tr>
      <w:tr w:rsidR="00B146CE" w:rsidRPr="00D5209D" w14:paraId="15E00BC4" w14:textId="77777777" w:rsidTr="00D7100B">
        <w:trPr>
          <w:trHeight w:val="288"/>
          <w:jc w:val="center"/>
        </w:trPr>
        <w:tc>
          <w:tcPr>
            <w:tcW w:w="0" w:type="auto"/>
            <w:vAlign w:val="bottom"/>
            <w:hideMark/>
          </w:tcPr>
          <w:p w14:paraId="32F30E3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Total Value.</w:t>
            </w:r>
          </w:p>
        </w:tc>
        <w:tc>
          <w:tcPr>
            <w:tcW w:w="1533" w:type="dxa"/>
            <w:vAlign w:val="bottom"/>
            <w:hideMark/>
          </w:tcPr>
          <w:p w14:paraId="3174A23B" w14:textId="77777777" w:rsidR="00B146CE" w:rsidRPr="00D5209D" w:rsidRDefault="00B146CE" w:rsidP="00D7100B">
            <w:pPr>
              <w:rPr>
                <w:sz w:val="20"/>
                <w:szCs w:val="20"/>
              </w:rPr>
            </w:pPr>
          </w:p>
        </w:tc>
        <w:tc>
          <w:tcPr>
            <w:tcW w:w="1080" w:type="dxa"/>
            <w:vAlign w:val="bottom"/>
            <w:hideMark/>
          </w:tcPr>
          <w:p w14:paraId="628073E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1493.651</w:t>
            </w:r>
          </w:p>
        </w:tc>
        <w:tc>
          <w:tcPr>
            <w:tcW w:w="959" w:type="dxa"/>
            <w:vAlign w:val="bottom"/>
            <w:hideMark/>
          </w:tcPr>
          <w:p w14:paraId="74EAF67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260.541</w:t>
            </w:r>
          </w:p>
        </w:tc>
        <w:tc>
          <w:tcPr>
            <w:tcW w:w="0" w:type="auto"/>
            <w:vAlign w:val="bottom"/>
            <w:hideMark/>
          </w:tcPr>
          <w:p w14:paraId="74FD86F2" w14:textId="77777777" w:rsidR="00B146CE" w:rsidRPr="00D5209D" w:rsidRDefault="00B146CE" w:rsidP="00D7100B">
            <w:pPr>
              <w:rPr>
                <w:sz w:val="20"/>
                <w:szCs w:val="20"/>
              </w:rPr>
            </w:pPr>
          </w:p>
        </w:tc>
        <w:tc>
          <w:tcPr>
            <w:tcW w:w="0" w:type="auto"/>
            <w:vAlign w:val="bottom"/>
            <w:hideMark/>
          </w:tcPr>
          <w:p w14:paraId="3D2EE4C8" w14:textId="77777777" w:rsidR="00B146CE" w:rsidRPr="00D5209D" w:rsidRDefault="00B146CE" w:rsidP="00D7100B">
            <w:pPr>
              <w:rPr>
                <w:sz w:val="20"/>
                <w:szCs w:val="20"/>
              </w:rPr>
            </w:pPr>
          </w:p>
        </w:tc>
        <w:tc>
          <w:tcPr>
            <w:tcW w:w="990" w:type="dxa"/>
            <w:vAlign w:val="bottom"/>
            <w:hideMark/>
          </w:tcPr>
          <w:p w14:paraId="4B0B91A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0.888</w:t>
            </w:r>
          </w:p>
        </w:tc>
      </w:tr>
      <w:tr w:rsidR="00B146CE" w:rsidRPr="00D5209D" w14:paraId="134B028D" w14:textId="77777777" w:rsidTr="00D7100B">
        <w:trPr>
          <w:trHeight w:val="288"/>
          <w:jc w:val="center"/>
        </w:trPr>
        <w:tc>
          <w:tcPr>
            <w:tcW w:w="0" w:type="auto"/>
            <w:vAlign w:val="bottom"/>
            <w:hideMark/>
          </w:tcPr>
          <w:p w14:paraId="4F300BFC" w14:textId="77777777" w:rsidR="00B146CE" w:rsidRPr="00D5209D" w:rsidRDefault="00B146CE" w:rsidP="00D7100B">
            <w:pPr>
              <w:pStyle w:val="NormalWeb"/>
              <w:spacing w:before="0" w:beforeAutospacing="0" w:after="80" w:afterAutospacing="0"/>
              <w:rPr>
                <w:sz w:val="20"/>
                <w:szCs w:val="20"/>
              </w:rPr>
            </w:pPr>
            <w:commentRangeStart w:id="95"/>
            <w:commentRangeStart w:id="96"/>
            <w:r w:rsidRPr="00D5209D">
              <w:rPr>
                <w:b/>
                <w:bCs/>
                <w:color w:val="000000"/>
                <w:sz w:val="20"/>
                <w:szCs w:val="20"/>
              </w:rPr>
              <w:t>Household attributes</w:t>
            </w:r>
            <w:commentRangeEnd w:id="95"/>
            <w:r w:rsidR="00347B0A">
              <w:rPr>
                <w:rStyle w:val="CommentReference"/>
                <w:rFonts w:eastAsiaTheme="minorEastAsia" w:cstheme="minorBidi"/>
                <w:lang w:eastAsia="zh-CN"/>
              </w:rPr>
              <w:commentReference w:id="95"/>
            </w:r>
            <w:commentRangeEnd w:id="96"/>
            <w:r w:rsidR="00EB6003">
              <w:rPr>
                <w:rStyle w:val="CommentReference"/>
                <w:rFonts w:eastAsiaTheme="minorEastAsia" w:cstheme="minorBidi"/>
                <w:lang w:eastAsia="zh-CN"/>
              </w:rPr>
              <w:commentReference w:id="96"/>
            </w:r>
          </w:p>
        </w:tc>
        <w:tc>
          <w:tcPr>
            <w:tcW w:w="1533" w:type="dxa"/>
            <w:vAlign w:val="bottom"/>
            <w:hideMark/>
          </w:tcPr>
          <w:p w14:paraId="01489BB7" w14:textId="77777777" w:rsidR="00B146CE" w:rsidRPr="00D5209D" w:rsidRDefault="00B146CE" w:rsidP="00D7100B">
            <w:pPr>
              <w:rPr>
                <w:sz w:val="20"/>
                <w:szCs w:val="20"/>
              </w:rPr>
            </w:pPr>
          </w:p>
        </w:tc>
        <w:tc>
          <w:tcPr>
            <w:tcW w:w="1080" w:type="dxa"/>
            <w:vAlign w:val="bottom"/>
            <w:hideMark/>
          </w:tcPr>
          <w:p w14:paraId="598A74CD" w14:textId="77777777" w:rsidR="00B146CE" w:rsidRPr="00D5209D" w:rsidRDefault="00B146CE" w:rsidP="00D7100B">
            <w:pPr>
              <w:rPr>
                <w:sz w:val="20"/>
                <w:szCs w:val="20"/>
              </w:rPr>
            </w:pPr>
          </w:p>
        </w:tc>
        <w:tc>
          <w:tcPr>
            <w:tcW w:w="959" w:type="dxa"/>
            <w:vAlign w:val="bottom"/>
            <w:hideMark/>
          </w:tcPr>
          <w:p w14:paraId="2FAFB497" w14:textId="77777777" w:rsidR="00B146CE" w:rsidRPr="00D5209D" w:rsidRDefault="00B146CE" w:rsidP="00D7100B">
            <w:pPr>
              <w:rPr>
                <w:sz w:val="20"/>
                <w:szCs w:val="20"/>
              </w:rPr>
            </w:pPr>
          </w:p>
        </w:tc>
        <w:tc>
          <w:tcPr>
            <w:tcW w:w="0" w:type="auto"/>
            <w:vAlign w:val="bottom"/>
            <w:hideMark/>
          </w:tcPr>
          <w:p w14:paraId="02AFDB2D" w14:textId="77777777" w:rsidR="00B146CE" w:rsidRPr="00D5209D" w:rsidRDefault="00B146CE" w:rsidP="00D7100B">
            <w:pPr>
              <w:rPr>
                <w:sz w:val="20"/>
                <w:szCs w:val="20"/>
              </w:rPr>
            </w:pPr>
          </w:p>
        </w:tc>
        <w:tc>
          <w:tcPr>
            <w:tcW w:w="0" w:type="auto"/>
            <w:vAlign w:val="bottom"/>
            <w:hideMark/>
          </w:tcPr>
          <w:p w14:paraId="2F780A6A" w14:textId="77777777" w:rsidR="00B146CE" w:rsidRPr="00D5209D" w:rsidRDefault="00B146CE" w:rsidP="00D7100B">
            <w:pPr>
              <w:rPr>
                <w:sz w:val="20"/>
                <w:szCs w:val="20"/>
              </w:rPr>
            </w:pPr>
          </w:p>
        </w:tc>
        <w:tc>
          <w:tcPr>
            <w:tcW w:w="990" w:type="dxa"/>
            <w:vAlign w:val="bottom"/>
            <w:hideMark/>
          </w:tcPr>
          <w:p w14:paraId="2B345FC6" w14:textId="77777777" w:rsidR="00B146CE" w:rsidRPr="00D5209D" w:rsidRDefault="00B146CE" w:rsidP="00D7100B">
            <w:pPr>
              <w:rPr>
                <w:sz w:val="20"/>
                <w:szCs w:val="20"/>
              </w:rPr>
            </w:pPr>
          </w:p>
        </w:tc>
      </w:tr>
      <w:tr w:rsidR="00B146CE" w:rsidRPr="00D5209D" w14:paraId="60FFFF19" w14:textId="77777777" w:rsidTr="00D7100B">
        <w:trPr>
          <w:trHeight w:val="288"/>
          <w:jc w:val="center"/>
        </w:trPr>
        <w:tc>
          <w:tcPr>
            <w:tcW w:w="0" w:type="auto"/>
            <w:vAlign w:val="bottom"/>
            <w:hideMark/>
          </w:tcPr>
          <w:p w14:paraId="3FADA9F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Age.</w:t>
            </w:r>
          </w:p>
        </w:tc>
        <w:tc>
          <w:tcPr>
            <w:tcW w:w="1533" w:type="dxa"/>
            <w:vAlign w:val="bottom"/>
            <w:hideMark/>
          </w:tcPr>
          <w:p w14:paraId="045E8BA1" w14:textId="77777777" w:rsidR="00B146CE" w:rsidRPr="00D5209D" w:rsidRDefault="00B146CE" w:rsidP="00D7100B">
            <w:pPr>
              <w:rPr>
                <w:sz w:val="20"/>
                <w:szCs w:val="20"/>
              </w:rPr>
            </w:pPr>
          </w:p>
        </w:tc>
        <w:tc>
          <w:tcPr>
            <w:tcW w:w="1080" w:type="dxa"/>
            <w:vAlign w:val="bottom"/>
            <w:hideMark/>
          </w:tcPr>
          <w:p w14:paraId="3A1F4E9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50.543</w:t>
            </w:r>
          </w:p>
        </w:tc>
        <w:tc>
          <w:tcPr>
            <w:tcW w:w="959" w:type="dxa"/>
            <w:vAlign w:val="bottom"/>
            <w:hideMark/>
          </w:tcPr>
          <w:p w14:paraId="5E17E6E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40.435</w:t>
            </w:r>
          </w:p>
        </w:tc>
        <w:tc>
          <w:tcPr>
            <w:tcW w:w="0" w:type="auto"/>
            <w:vAlign w:val="bottom"/>
            <w:hideMark/>
          </w:tcPr>
          <w:p w14:paraId="56020E26" w14:textId="77777777" w:rsidR="00B146CE" w:rsidRPr="00D5209D" w:rsidRDefault="00B146CE" w:rsidP="00D7100B">
            <w:pPr>
              <w:rPr>
                <w:sz w:val="20"/>
                <w:szCs w:val="20"/>
              </w:rPr>
            </w:pPr>
          </w:p>
        </w:tc>
        <w:tc>
          <w:tcPr>
            <w:tcW w:w="0" w:type="auto"/>
            <w:vAlign w:val="bottom"/>
            <w:hideMark/>
          </w:tcPr>
          <w:p w14:paraId="27E5A6AA" w14:textId="77777777" w:rsidR="00B146CE" w:rsidRPr="00D5209D" w:rsidRDefault="00B146CE" w:rsidP="00D7100B">
            <w:pPr>
              <w:rPr>
                <w:sz w:val="20"/>
                <w:szCs w:val="20"/>
              </w:rPr>
            </w:pPr>
          </w:p>
        </w:tc>
        <w:tc>
          <w:tcPr>
            <w:tcW w:w="990" w:type="dxa"/>
            <w:vAlign w:val="bottom"/>
            <w:hideMark/>
          </w:tcPr>
          <w:p w14:paraId="30379FF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28.879</w:t>
            </w:r>
            <w:r w:rsidRPr="00D5209D">
              <w:rPr>
                <w:color w:val="000000"/>
                <w:sz w:val="20"/>
                <w:szCs w:val="20"/>
                <w:vertAlign w:val="superscript"/>
              </w:rPr>
              <w:t>***</w:t>
            </w:r>
          </w:p>
        </w:tc>
      </w:tr>
      <w:tr w:rsidR="00B146CE" w:rsidRPr="00D5209D" w14:paraId="61AA81EC" w14:textId="77777777" w:rsidTr="00D7100B">
        <w:trPr>
          <w:trHeight w:val="288"/>
          <w:jc w:val="center"/>
        </w:trPr>
        <w:tc>
          <w:tcPr>
            <w:tcW w:w="0" w:type="auto"/>
            <w:vAlign w:val="bottom"/>
            <w:hideMark/>
          </w:tcPr>
          <w:p w14:paraId="57EA496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Education.</w:t>
            </w:r>
          </w:p>
        </w:tc>
        <w:tc>
          <w:tcPr>
            <w:tcW w:w="1533" w:type="dxa"/>
            <w:vAlign w:val="bottom"/>
            <w:hideMark/>
          </w:tcPr>
          <w:p w14:paraId="520F0720" w14:textId="77777777" w:rsidR="00B146CE" w:rsidRPr="00D5209D" w:rsidRDefault="00B146CE" w:rsidP="00D7100B">
            <w:pPr>
              <w:rPr>
                <w:sz w:val="20"/>
                <w:szCs w:val="20"/>
              </w:rPr>
            </w:pPr>
          </w:p>
        </w:tc>
        <w:tc>
          <w:tcPr>
            <w:tcW w:w="1080" w:type="dxa"/>
            <w:vAlign w:val="bottom"/>
            <w:hideMark/>
          </w:tcPr>
          <w:p w14:paraId="259149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9.342</w:t>
            </w:r>
          </w:p>
        </w:tc>
        <w:tc>
          <w:tcPr>
            <w:tcW w:w="959" w:type="dxa"/>
            <w:vAlign w:val="bottom"/>
            <w:hideMark/>
          </w:tcPr>
          <w:p w14:paraId="51BD2BB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8.029</w:t>
            </w:r>
          </w:p>
        </w:tc>
        <w:tc>
          <w:tcPr>
            <w:tcW w:w="0" w:type="auto"/>
            <w:vAlign w:val="bottom"/>
            <w:hideMark/>
          </w:tcPr>
          <w:p w14:paraId="61429CCA" w14:textId="77777777" w:rsidR="00B146CE" w:rsidRPr="00D5209D" w:rsidRDefault="00B146CE" w:rsidP="00D7100B">
            <w:pPr>
              <w:rPr>
                <w:sz w:val="20"/>
                <w:szCs w:val="20"/>
              </w:rPr>
            </w:pPr>
          </w:p>
        </w:tc>
        <w:tc>
          <w:tcPr>
            <w:tcW w:w="0" w:type="auto"/>
            <w:vAlign w:val="bottom"/>
            <w:hideMark/>
          </w:tcPr>
          <w:p w14:paraId="5385C9A6" w14:textId="77777777" w:rsidR="00B146CE" w:rsidRPr="00D5209D" w:rsidRDefault="00B146CE" w:rsidP="00D7100B">
            <w:pPr>
              <w:rPr>
                <w:sz w:val="20"/>
                <w:szCs w:val="20"/>
              </w:rPr>
            </w:pPr>
          </w:p>
        </w:tc>
        <w:tc>
          <w:tcPr>
            <w:tcW w:w="990" w:type="dxa"/>
            <w:vAlign w:val="bottom"/>
            <w:hideMark/>
          </w:tcPr>
          <w:p w14:paraId="4E95BE1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6.858</w:t>
            </w:r>
            <w:r w:rsidRPr="00D5209D">
              <w:rPr>
                <w:color w:val="000000"/>
                <w:sz w:val="20"/>
                <w:szCs w:val="20"/>
                <w:vertAlign w:val="superscript"/>
              </w:rPr>
              <w:t>***</w:t>
            </w:r>
          </w:p>
        </w:tc>
      </w:tr>
      <w:tr w:rsidR="00B146CE" w:rsidRPr="00D5209D" w14:paraId="56AD4A74" w14:textId="77777777" w:rsidTr="00D7100B">
        <w:trPr>
          <w:trHeight w:val="288"/>
          <w:jc w:val="center"/>
        </w:trPr>
        <w:tc>
          <w:tcPr>
            <w:tcW w:w="0" w:type="auto"/>
            <w:vAlign w:val="bottom"/>
            <w:hideMark/>
          </w:tcPr>
          <w:p w14:paraId="6547277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Main occupation.</w:t>
            </w:r>
          </w:p>
        </w:tc>
        <w:tc>
          <w:tcPr>
            <w:tcW w:w="1533" w:type="dxa"/>
            <w:vAlign w:val="bottom"/>
            <w:hideMark/>
          </w:tcPr>
          <w:p w14:paraId="75C17C7B" w14:textId="77777777" w:rsidR="00B146CE" w:rsidRPr="00D5209D" w:rsidRDefault="00B146CE" w:rsidP="00D7100B">
            <w:pPr>
              <w:rPr>
                <w:sz w:val="20"/>
                <w:szCs w:val="20"/>
              </w:rPr>
            </w:pPr>
          </w:p>
        </w:tc>
        <w:tc>
          <w:tcPr>
            <w:tcW w:w="1080" w:type="dxa"/>
            <w:vAlign w:val="bottom"/>
            <w:hideMark/>
          </w:tcPr>
          <w:p w14:paraId="1AD177B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1.148</w:t>
            </w:r>
          </w:p>
        </w:tc>
        <w:tc>
          <w:tcPr>
            <w:tcW w:w="959" w:type="dxa"/>
            <w:vAlign w:val="bottom"/>
            <w:hideMark/>
          </w:tcPr>
          <w:p w14:paraId="70EB6DA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2.045</w:t>
            </w:r>
          </w:p>
        </w:tc>
        <w:tc>
          <w:tcPr>
            <w:tcW w:w="0" w:type="auto"/>
            <w:vAlign w:val="bottom"/>
            <w:hideMark/>
          </w:tcPr>
          <w:p w14:paraId="12DA2092" w14:textId="77777777" w:rsidR="00B146CE" w:rsidRPr="00D5209D" w:rsidRDefault="00B146CE" w:rsidP="00D7100B">
            <w:pPr>
              <w:rPr>
                <w:sz w:val="20"/>
                <w:szCs w:val="20"/>
              </w:rPr>
            </w:pPr>
          </w:p>
        </w:tc>
        <w:tc>
          <w:tcPr>
            <w:tcW w:w="0" w:type="auto"/>
            <w:vAlign w:val="bottom"/>
            <w:hideMark/>
          </w:tcPr>
          <w:p w14:paraId="55203B68" w14:textId="77777777" w:rsidR="00B146CE" w:rsidRPr="00D5209D" w:rsidRDefault="00B146CE" w:rsidP="00D7100B">
            <w:pPr>
              <w:rPr>
                <w:sz w:val="20"/>
                <w:szCs w:val="20"/>
              </w:rPr>
            </w:pPr>
          </w:p>
        </w:tc>
        <w:tc>
          <w:tcPr>
            <w:tcW w:w="990" w:type="dxa"/>
            <w:vAlign w:val="bottom"/>
            <w:hideMark/>
          </w:tcPr>
          <w:p w14:paraId="5093F1B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-7.259</w:t>
            </w:r>
            <w:r w:rsidRPr="00D5209D">
              <w:rPr>
                <w:color w:val="000000"/>
                <w:sz w:val="20"/>
                <w:szCs w:val="20"/>
                <w:vertAlign w:val="superscript"/>
              </w:rPr>
              <w:t>***</w:t>
            </w:r>
          </w:p>
        </w:tc>
      </w:tr>
      <w:tr w:rsidR="00B146CE" w:rsidRPr="00D5209D" w14:paraId="79861D8A" w14:textId="77777777" w:rsidTr="00D7100B">
        <w:trPr>
          <w:trHeight w:val="288"/>
          <w:jc w:val="center"/>
        </w:trPr>
        <w:tc>
          <w:tcPr>
            <w:tcW w:w="0" w:type="auto"/>
            <w:vAlign w:val="bottom"/>
            <w:hideMark/>
          </w:tcPr>
          <w:p w14:paraId="510E34D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Contribution to farm work (\%).</w:t>
            </w:r>
          </w:p>
        </w:tc>
        <w:tc>
          <w:tcPr>
            <w:tcW w:w="1533" w:type="dxa"/>
            <w:vAlign w:val="bottom"/>
            <w:hideMark/>
          </w:tcPr>
          <w:p w14:paraId="290DB06A" w14:textId="77777777" w:rsidR="00B146CE" w:rsidRPr="00D5209D" w:rsidRDefault="00B146CE" w:rsidP="00D7100B">
            <w:pPr>
              <w:rPr>
                <w:sz w:val="20"/>
                <w:szCs w:val="20"/>
              </w:rPr>
            </w:pPr>
          </w:p>
        </w:tc>
        <w:tc>
          <w:tcPr>
            <w:tcW w:w="1080" w:type="dxa"/>
            <w:vAlign w:val="bottom"/>
            <w:hideMark/>
          </w:tcPr>
          <w:p w14:paraId="0D358E9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80.206</w:t>
            </w:r>
          </w:p>
        </w:tc>
        <w:tc>
          <w:tcPr>
            <w:tcW w:w="959" w:type="dxa"/>
            <w:vAlign w:val="bottom"/>
            <w:hideMark/>
          </w:tcPr>
          <w:p w14:paraId="5AAC775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70.089</w:t>
            </w:r>
          </w:p>
        </w:tc>
        <w:tc>
          <w:tcPr>
            <w:tcW w:w="0" w:type="auto"/>
            <w:vAlign w:val="bottom"/>
            <w:hideMark/>
          </w:tcPr>
          <w:p w14:paraId="256B5D29" w14:textId="77777777" w:rsidR="00B146CE" w:rsidRPr="00D5209D" w:rsidRDefault="00B146CE" w:rsidP="00D7100B">
            <w:pPr>
              <w:rPr>
                <w:sz w:val="20"/>
                <w:szCs w:val="20"/>
              </w:rPr>
            </w:pPr>
          </w:p>
        </w:tc>
        <w:tc>
          <w:tcPr>
            <w:tcW w:w="0" w:type="auto"/>
            <w:vAlign w:val="bottom"/>
            <w:hideMark/>
          </w:tcPr>
          <w:p w14:paraId="22E1C0D8" w14:textId="77777777" w:rsidR="00B146CE" w:rsidRPr="00D5209D" w:rsidRDefault="00B146CE" w:rsidP="00D7100B">
            <w:pPr>
              <w:rPr>
                <w:sz w:val="20"/>
                <w:szCs w:val="20"/>
              </w:rPr>
            </w:pPr>
          </w:p>
        </w:tc>
        <w:tc>
          <w:tcPr>
            <w:tcW w:w="990" w:type="dxa"/>
            <w:vAlign w:val="bottom"/>
            <w:hideMark/>
          </w:tcPr>
          <w:p w14:paraId="49AFD4D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8.646</w:t>
            </w:r>
            <w:r w:rsidRPr="00D5209D">
              <w:rPr>
                <w:color w:val="000000"/>
                <w:sz w:val="20"/>
                <w:szCs w:val="20"/>
                <w:vertAlign w:val="superscript"/>
              </w:rPr>
              <w:t>***</w:t>
            </w:r>
          </w:p>
        </w:tc>
      </w:tr>
      <w:tr w:rsidR="00B146CE" w:rsidRPr="00D5209D" w14:paraId="644DFE95" w14:textId="77777777" w:rsidTr="00D7100B">
        <w:trPr>
          <w:trHeight w:val="288"/>
          <w:jc w:val="center"/>
        </w:trPr>
        <w:tc>
          <w:tcPr>
            <w:tcW w:w="0" w:type="auto"/>
            <w:vAlign w:val="bottom"/>
            <w:hideMark/>
          </w:tcPr>
          <w:p w14:paraId="29282F9F" w14:textId="5A9C29BD" w:rsidR="00B146CE" w:rsidRPr="00D5209D" w:rsidRDefault="00B146CE" w:rsidP="00D7100B">
            <w:pPr>
              <w:pStyle w:val="NormalWeb"/>
              <w:spacing w:before="0" w:beforeAutospacing="0" w:after="80" w:afterAutospacing="0"/>
              <w:rPr>
                <w:sz w:val="20"/>
                <w:szCs w:val="20"/>
              </w:rPr>
            </w:pPr>
            <w:commentRangeStart w:id="97"/>
            <w:commentRangeStart w:id="98"/>
            <w:r w:rsidRPr="00D5209D">
              <w:rPr>
                <w:color w:val="000000"/>
                <w:sz w:val="20"/>
                <w:szCs w:val="20"/>
              </w:rPr>
              <w:t>Men In House</w:t>
            </w:r>
            <w:commentRangeEnd w:id="97"/>
            <w:r w:rsidR="00347B0A">
              <w:rPr>
                <w:rStyle w:val="CommentReference"/>
                <w:rFonts w:eastAsiaTheme="minorEastAsia" w:cstheme="minorBidi"/>
                <w:lang w:eastAsia="zh-CN"/>
              </w:rPr>
              <w:commentReference w:id="97"/>
            </w:r>
            <w:commentRangeEnd w:id="98"/>
            <w:r w:rsidR="00571E36">
              <w:rPr>
                <w:rStyle w:val="CommentReference"/>
                <w:rFonts w:eastAsiaTheme="minorEastAsia" w:cstheme="minorBidi"/>
                <w:lang w:eastAsia="zh-CN"/>
              </w:rPr>
              <w:commentReference w:id="98"/>
            </w:r>
          </w:p>
        </w:tc>
        <w:tc>
          <w:tcPr>
            <w:tcW w:w="1533" w:type="dxa"/>
            <w:vAlign w:val="bottom"/>
            <w:hideMark/>
          </w:tcPr>
          <w:p w14:paraId="05B79D3D" w14:textId="77777777" w:rsidR="00B146CE" w:rsidRPr="00D5209D" w:rsidRDefault="00B146CE" w:rsidP="00D7100B">
            <w:pPr>
              <w:rPr>
                <w:sz w:val="20"/>
                <w:szCs w:val="20"/>
              </w:rPr>
            </w:pPr>
          </w:p>
        </w:tc>
        <w:tc>
          <w:tcPr>
            <w:tcW w:w="1080" w:type="dxa"/>
            <w:vAlign w:val="bottom"/>
            <w:hideMark/>
          </w:tcPr>
          <w:p w14:paraId="7017E2A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2.314</w:t>
            </w:r>
          </w:p>
        </w:tc>
        <w:tc>
          <w:tcPr>
            <w:tcW w:w="959" w:type="dxa"/>
            <w:vAlign w:val="bottom"/>
            <w:hideMark/>
          </w:tcPr>
          <w:p w14:paraId="5F5F3B6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2.1</w:t>
            </w:r>
          </w:p>
        </w:tc>
        <w:tc>
          <w:tcPr>
            <w:tcW w:w="0" w:type="auto"/>
            <w:vAlign w:val="bottom"/>
            <w:hideMark/>
          </w:tcPr>
          <w:p w14:paraId="63766EFA" w14:textId="77777777" w:rsidR="00B146CE" w:rsidRPr="00D5209D" w:rsidRDefault="00B146CE" w:rsidP="00D7100B">
            <w:pPr>
              <w:rPr>
                <w:sz w:val="20"/>
                <w:szCs w:val="20"/>
              </w:rPr>
            </w:pPr>
          </w:p>
        </w:tc>
        <w:tc>
          <w:tcPr>
            <w:tcW w:w="0" w:type="auto"/>
            <w:vAlign w:val="bottom"/>
            <w:hideMark/>
          </w:tcPr>
          <w:p w14:paraId="518C4C21" w14:textId="77777777" w:rsidR="00B146CE" w:rsidRPr="00D5209D" w:rsidRDefault="00B146CE" w:rsidP="00D7100B">
            <w:pPr>
              <w:rPr>
                <w:sz w:val="20"/>
                <w:szCs w:val="20"/>
              </w:rPr>
            </w:pPr>
          </w:p>
        </w:tc>
        <w:tc>
          <w:tcPr>
            <w:tcW w:w="990" w:type="dxa"/>
            <w:vAlign w:val="bottom"/>
            <w:hideMark/>
          </w:tcPr>
          <w:p w14:paraId="0E5169A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4.918</w:t>
            </w:r>
            <w:r w:rsidRPr="00D5209D">
              <w:rPr>
                <w:color w:val="000000"/>
                <w:sz w:val="20"/>
                <w:szCs w:val="20"/>
                <w:vertAlign w:val="superscript"/>
              </w:rPr>
              <w:t>***</w:t>
            </w:r>
          </w:p>
        </w:tc>
      </w:tr>
      <w:tr w:rsidR="00B146CE" w:rsidRPr="00D5209D" w14:paraId="673B1299" w14:textId="77777777" w:rsidTr="00D7100B">
        <w:trPr>
          <w:trHeight w:val="288"/>
          <w:jc w:val="center"/>
        </w:trPr>
        <w:tc>
          <w:tcPr>
            <w:tcW w:w="0" w:type="auto"/>
            <w:vAlign w:val="bottom"/>
            <w:hideMark/>
          </w:tcPr>
          <w:p w14:paraId="1F2C83B5" w14:textId="0C68804D" w:rsidR="00B146CE" w:rsidRPr="00D5209D" w:rsidRDefault="00B146CE" w:rsidP="00D7100B">
            <w:pPr>
              <w:pStyle w:val="NormalWeb"/>
              <w:spacing w:before="0" w:beforeAutospacing="0" w:after="80" w:afterAutospacing="0"/>
              <w:rPr>
                <w:sz w:val="20"/>
                <w:szCs w:val="20"/>
              </w:rPr>
            </w:pPr>
            <w:r w:rsidRPr="00D5209D">
              <w:rPr>
                <w:color w:val="000000"/>
                <w:sz w:val="20"/>
                <w:szCs w:val="20"/>
              </w:rPr>
              <w:t>Women In House</w:t>
            </w:r>
          </w:p>
        </w:tc>
        <w:tc>
          <w:tcPr>
            <w:tcW w:w="1533" w:type="dxa"/>
            <w:vAlign w:val="bottom"/>
            <w:hideMark/>
          </w:tcPr>
          <w:p w14:paraId="09C5679C" w14:textId="77777777" w:rsidR="00B146CE" w:rsidRPr="00D5209D" w:rsidRDefault="00B146CE" w:rsidP="00D7100B">
            <w:pPr>
              <w:rPr>
                <w:sz w:val="20"/>
                <w:szCs w:val="20"/>
              </w:rPr>
            </w:pPr>
          </w:p>
        </w:tc>
        <w:tc>
          <w:tcPr>
            <w:tcW w:w="1080" w:type="dxa"/>
            <w:vAlign w:val="bottom"/>
            <w:hideMark/>
          </w:tcPr>
          <w:p w14:paraId="75248FA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2.23</w:t>
            </w:r>
          </w:p>
        </w:tc>
        <w:tc>
          <w:tcPr>
            <w:tcW w:w="959" w:type="dxa"/>
            <w:vAlign w:val="bottom"/>
            <w:hideMark/>
          </w:tcPr>
          <w:p w14:paraId="16A70A0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2.169</w:t>
            </w:r>
          </w:p>
        </w:tc>
        <w:tc>
          <w:tcPr>
            <w:tcW w:w="0" w:type="auto"/>
            <w:vAlign w:val="bottom"/>
            <w:hideMark/>
          </w:tcPr>
          <w:p w14:paraId="21386FA8" w14:textId="77777777" w:rsidR="00B146CE" w:rsidRPr="00D5209D" w:rsidRDefault="00B146CE" w:rsidP="00D7100B">
            <w:pPr>
              <w:rPr>
                <w:sz w:val="20"/>
                <w:szCs w:val="20"/>
              </w:rPr>
            </w:pPr>
          </w:p>
        </w:tc>
        <w:tc>
          <w:tcPr>
            <w:tcW w:w="0" w:type="auto"/>
            <w:vAlign w:val="bottom"/>
            <w:hideMark/>
          </w:tcPr>
          <w:p w14:paraId="0D2053F4" w14:textId="77777777" w:rsidR="00B146CE" w:rsidRPr="00D5209D" w:rsidRDefault="00B146CE" w:rsidP="00D7100B">
            <w:pPr>
              <w:rPr>
                <w:sz w:val="20"/>
                <w:szCs w:val="20"/>
              </w:rPr>
            </w:pPr>
          </w:p>
        </w:tc>
        <w:tc>
          <w:tcPr>
            <w:tcW w:w="990" w:type="dxa"/>
            <w:vAlign w:val="bottom"/>
            <w:hideMark/>
          </w:tcPr>
          <w:p w14:paraId="2C417BE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1.491</w:t>
            </w:r>
          </w:p>
        </w:tc>
      </w:tr>
      <w:tr w:rsidR="00B146CE" w:rsidRPr="00D5209D" w14:paraId="20C65CD2" w14:textId="77777777" w:rsidTr="00D7100B">
        <w:trPr>
          <w:trHeight w:val="288"/>
          <w:jc w:val="center"/>
        </w:trPr>
        <w:tc>
          <w:tcPr>
            <w:tcW w:w="0" w:type="auto"/>
            <w:vAlign w:val="bottom"/>
            <w:hideMark/>
          </w:tcPr>
          <w:p w14:paraId="604574EF" w14:textId="200ECD30" w:rsidR="00B146CE" w:rsidRPr="00D5209D" w:rsidRDefault="00B146CE" w:rsidP="00D7100B">
            <w:pPr>
              <w:pStyle w:val="NormalWeb"/>
              <w:spacing w:before="0" w:beforeAutospacing="0" w:after="80" w:afterAutospacing="0"/>
              <w:rPr>
                <w:sz w:val="20"/>
                <w:szCs w:val="20"/>
              </w:rPr>
            </w:pPr>
            <w:r w:rsidRPr="00D5209D">
              <w:rPr>
                <w:color w:val="000000"/>
                <w:sz w:val="20"/>
                <w:szCs w:val="20"/>
              </w:rPr>
              <w:t>Kids</w:t>
            </w:r>
          </w:p>
        </w:tc>
        <w:tc>
          <w:tcPr>
            <w:tcW w:w="1533" w:type="dxa"/>
            <w:vAlign w:val="bottom"/>
            <w:hideMark/>
          </w:tcPr>
          <w:p w14:paraId="63A3F09B" w14:textId="77777777" w:rsidR="00B146CE" w:rsidRPr="00D5209D" w:rsidRDefault="00B146CE" w:rsidP="00D7100B">
            <w:pPr>
              <w:rPr>
                <w:sz w:val="20"/>
                <w:szCs w:val="20"/>
              </w:rPr>
            </w:pPr>
          </w:p>
        </w:tc>
        <w:tc>
          <w:tcPr>
            <w:tcW w:w="1080" w:type="dxa"/>
            <w:vAlign w:val="bottom"/>
            <w:hideMark/>
          </w:tcPr>
          <w:p w14:paraId="235246D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2.763</w:t>
            </w:r>
          </w:p>
        </w:tc>
        <w:tc>
          <w:tcPr>
            <w:tcW w:w="959" w:type="dxa"/>
            <w:vAlign w:val="bottom"/>
            <w:hideMark/>
          </w:tcPr>
          <w:p w14:paraId="2674B2D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2.599</w:t>
            </w:r>
          </w:p>
        </w:tc>
        <w:tc>
          <w:tcPr>
            <w:tcW w:w="0" w:type="auto"/>
            <w:vAlign w:val="bottom"/>
            <w:hideMark/>
          </w:tcPr>
          <w:p w14:paraId="65FD00C6" w14:textId="77777777" w:rsidR="00B146CE" w:rsidRPr="00D5209D" w:rsidRDefault="00B146CE" w:rsidP="00D7100B">
            <w:pPr>
              <w:rPr>
                <w:sz w:val="20"/>
                <w:szCs w:val="20"/>
              </w:rPr>
            </w:pPr>
          </w:p>
        </w:tc>
        <w:tc>
          <w:tcPr>
            <w:tcW w:w="0" w:type="auto"/>
            <w:vAlign w:val="bottom"/>
            <w:hideMark/>
          </w:tcPr>
          <w:p w14:paraId="361387A5" w14:textId="77777777" w:rsidR="00B146CE" w:rsidRPr="00D5209D" w:rsidRDefault="00B146CE" w:rsidP="00D7100B">
            <w:pPr>
              <w:rPr>
                <w:sz w:val="20"/>
                <w:szCs w:val="20"/>
              </w:rPr>
            </w:pPr>
          </w:p>
        </w:tc>
        <w:tc>
          <w:tcPr>
            <w:tcW w:w="990" w:type="dxa"/>
            <w:vAlign w:val="bottom"/>
            <w:hideMark/>
          </w:tcPr>
          <w:p w14:paraId="2647850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2.135</w:t>
            </w:r>
            <w:r w:rsidRPr="00D5209D">
              <w:rPr>
                <w:color w:val="000000"/>
                <w:sz w:val="20"/>
                <w:szCs w:val="20"/>
                <w:vertAlign w:val="superscript"/>
              </w:rPr>
              <w:t>**</w:t>
            </w:r>
          </w:p>
        </w:tc>
      </w:tr>
    </w:tbl>
    <w:p w14:paraId="5FE83CA0" w14:textId="72E25B4A" w:rsidR="00EB6003" w:rsidRDefault="00B146CE" w:rsidP="00DF2405">
      <w:r w:rsidRPr="00D5209D">
        <w:rPr>
          <w:i/>
          <w:iCs/>
          <w:color w:val="000000"/>
          <w:sz w:val="20"/>
          <w:szCs w:val="20"/>
        </w:rPr>
        <w:t>Notes:</w:t>
      </w:r>
      <w:r w:rsidRPr="00D5209D">
        <w:rPr>
          <w:color w:val="000000"/>
          <w:sz w:val="20"/>
          <w:szCs w:val="20"/>
        </w:rPr>
        <w:t xml:space="preserve"> Robust standard errors in parentheses </w:t>
      </w:r>
      <w:r w:rsidRPr="00D5209D">
        <w:rPr>
          <w:color w:val="000000"/>
          <w:sz w:val="20"/>
          <w:szCs w:val="20"/>
          <w:vertAlign w:val="superscript"/>
        </w:rPr>
        <w:t>***</w:t>
      </w:r>
      <w:r w:rsidRPr="00D5209D">
        <w:rPr>
          <w:color w:val="000000"/>
          <w:sz w:val="20"/>
          <w:szCs w:val="20"/>
        </w:rPr>
        <w:t xml:space="preserve">p &lt; 0.01, </w:t>
      </w:r>
      <w:r w:rsidRPr="00D5209D">
        <w:rPr>
          <w:color w:val="000000"/>
          <w:sz w:val="20"/>
          <w:szCs w:val="20"/>
          <w:vertAlign w:val="superscript"/>
        </w:rPr>
        <w:t>**</w:t>
      </w:r>
      <w:r w:rsidRPr="00D5209D">
        <w:rPr>
          <w:color w:val="000000"/>
          <w:sz w:val="20"/>
          <w:szCs w:val="20"/>
        </w:rPr>
        <w:t xml:space="preserve">p &lt; 0.05,  </w:t>
      </w:r>
      <w:r w:rsidRPr="00D5209D">
        <w:rPr>
          <w:color w:val="000000"/>
          <w:sz w:val="20"/>
          <w:szCs w:val="20"/>
          <w:vertAlign w:val="superscript"/>
        </w:rPr>
        <w:t>*</w:t>
      </w:r>
      <w:r w:rsidRPr="00D5209D">
        <w:rPr>
          <w:color w:val="000000"/>
          <w:sz w:val="20"/>
          <w:szCs w:val="20"/>
        </w:rPr>
        <w:t>p &lt; 0.1.</w:t>
      </w:r>
    </w:p>
    <w:p w14:paraId="50CAEC58" w14:textId="5F9CF8C0" w:rsidR="00B146CE" w:rsidRPr="00D5209D" w:rsidRDefault="00B146CE" w:rsidP="00B146CE">
      <w:pPr>
        <w:jc w:val="both"/>
      </w:pPr>
      <w:commentRangeStart w:id="99"/>
      <w:r w:rsidRPr="00D5209D">
        <w:t>Figure 3 shows the kernel density plot of the household ICV adoption reported by husbands and wives and the results of corresponding DNA fingerprinting</w:t>
      </w:r>
      <w:r w:rsidR="00BA13B2">
        <w:t xml:space="preserve"> results.</w:t>
      </w:r>
      <w:r w:rsidR="00EB6003">
        <w:t xml:space="preserve"> </w:t>
      </w:r>
      <w:commentRangeEnd w:id="99"/>
      <w:r w:rsidR="00EB6003">
        <w:rPr>
          <w:rStyle w:val="CommentReference"/>
        </w:rPr>
        <w:commentReference w:id="99"/>
      </w:r>
      <w:r w:rsidRPr="00D5209D">
        <w:t xml:space="preserve">Table 4 summarizes the paired t-test for self-reported and DNA fingerprinting </w:t>
      </w:r>
      <w:r w:rsidR="00BA13B2">
        <w:t>results,</w:t>
      </w:r>
      <w:r w:rsidR="00571E36">
        <w:t xml:space="preserve"> </w:t>
      </w:r>
      <w:r w:rsidRPr="00D5209D">
        <w:t>to assess the alignment between w</w:t>
      </w:r>
      <w:r w:rsidR="00EB6003">
        <w:t xml:space="preserve">ives’ </w:t>
      </w:r>
      <w:r w:rsidRPr="00D5209D">
        <w:lastRenderedPageBreak/>
        <w:t xml:space="preserve">self-reported household ICV adoption and the corresponding DNA fingerprinting test results, with a summary of these results in the table's first row. Similarly, the middle row of the table offers a summary of the test statistics for </w:t>
      </w:r>
      <w:r w:rsidR="00EB6003">
        <w:t>husbands</w:t>
      </w:r>
      <w:r w:rsidRPr="00D5209D">
        <w:t xml:space="preserve">, where we compared their self-reported household ICV adoption with the household's DNA </w:t>
      </w:r>
      <w:r w:rsidR="001A201E">
        <w:t>fingerprinting data.</w:t>
      </w:r>
      <w:r w:rsidRPr="00D5209D">
        <w:t xml:space="preserve"> The last row pertains to a distinct dataset, specifically households where wives self-identified as the household heads. This row investigates the consistency between their self-reported ICV adoption and the household's DNA test results. </w:t>
      </w:r>
    </w:p>
    <w:p w14:paraId="13D9D4A6" w14:textId="77777777" w:rsidR="00B146CE" w:rsidRPr="00D5209D" w:rsidRDefault="00B146CE" w:rsidP="00B146CE">
      <w:pPr>
        <w:jc w:val="center"/>
      </w:pPr>
      <w:r w:rsidRPr="00D5209D">
        <w:rPr>
          <w:noProof/>
        </w:rPr>
        <w:drawing>
          <wp:inline distT="0" distB="0" distL="0" distR="0" wp14:anchorId="15A7F12B" wp14:editId="66DBB518">
            <wp:extent cx="3657600" cy="2699309"/>
            <wp:effectExtent l="0" t="0" r="0" b="6350"/>
            <wp:docPr id="685636733" name="Picture 685636733" descr="A graph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1754" name="Picture 1" descr="A graph of a person and person&#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657600" cy="2699309"/>
                    </a:xfrm>
                    <a:prstGeom prst="rect">
                      <a:avLst/>
                    </a:prstGeom>
                  </pic:spPr>
                </pic:pic>
              </a:graphicData>
            </a:graphic>
          </wp:inline>
        </w:drawing>
      </w:r>
    </w:p>
    <w:p w14:paraId="26BF8E44" w14:textId="1EBE4C64" w:rsidR="00B146CE" w:rsidRPr="00D5209D" w:rsidRDefault="00B146CE" w:rsidP="004302B1">
      <w:pPr>
        <w:pStyle w:val="figure"/>
      </w:pPr>
      <w:r w:rsidRPr="00D5209D">
        <w:t xml:space="preserve">Figure 3. </w:t>
      </w:r>
      <w:commentRangeStart w:id="100"/>
      <w:r w:rsidRPr="00D5209D">
        <w:t xml:space="preserve">The comparison of the self-reported and DNA fingerprinting </w:t>
      </w:r>
      <w:r w:rsidR="001A201E">
        <w:t>data</w:t>
      </w:r>
      <w:commentRangeEnd w:id="100"/>
      <w:r w:rsidR="00BA13B2">
        <w:rPr>
          <w:rStyle w:val="CommentReference"/>
          <w:rFonts w:eastAsiaTheme="minorEastAsia" w:cstheme="minorBidi"/>
          <w:b w:val="0"/>
        </w:rPr>
        <w:commentReference w:id="100"/>
      </w:r>
    </w:p>
    <w:p w14:paraId="1DC195C1" w14:textId="5E61FD84" w:rsidR="00B146CE" w:rsidRPr="00D5209D" w:rsidRDefault="00B146CE" w:rsidP="004302B1">
      <w:pPr>
        <w:pStyle w:val="figure"/>
      </w:pPr>
      <w:r w:rsidRPr="00D5209D">
        <w:t xml:space="preserve">Table 4. Paired t-test results for self-reported and DNA fingerprinting </w:t>
      </w:r>
      <w:r w:rsidR="001A201E">
        <w:t>data</w:t>
      </w:r>
    </w:p>
    <w:tbl>
      <w:tblPr>
        <w:tblW w:w="7840" w:type="dxa"/>
        <w:tblLook w:val="04A0" w:firstRow="1" w:lastRow="0" w:firstColumn="1" w:lastColumn="0" w:noHBand="0" w:noVBand="1"/>
      </w:tblPr>
      <w:tblGrid>
        <w:gridCol w:w="5086"/>
        <w:gridCol w:w="1377"/>
        <w:gridCol w:w="1377"/>
      </w:tblGrid>
      <w:tr w:rsidR="00B146CE" w:rsidRPr="00D5209D" w14:paraId="7767280A" w14:textId="77777777" w:rsidTr="00D7100B">
        <w:trPr>
          <w:trHeight w:val="302"/>
        </w:trPr>
        <w:tc>
          <w:tcPr>
            <w:tcW w:w="5086" w:type="dxa"/>
            <w:tcBorders>
              <w:top w:val="single" w:sz="4" w:space="0" w:color="auto"/>
              <w:left w:val="nil"/>
              <w:bottom w:val="single" w:sz="4" w:space="0" w:color="auto"/>
              <w:right w:val="nil"/>
            </w:tcBorders>
            <w:shd w:val="clear" w:color="auto" w:fill="auto"/>
            <w:noWrap/>
            <w:vAlign w:val="bottom"/>
            <w:hideMark/>
          </w:tcPr>
          <w:p w14:paraId="269AD8CB" w14:textId="77777777" w:rsidR="00B146CE" w:rsidRPr="00D5209D" w:rsidRDefault="00B146CE" w:rsidP="00D7100B">
            <w:pPr>
              <w:rPr>
                <w:b/>
                <w:bCs/>
                <w:color w:val="000000"/>
                <w:sz w:val="20"/>
                <w:szCs w:val="20"/>
              </w:rPr>
            </w:pPr>
            <w:r w:rsidRPr="00D5209D">
              <w:rPr>
                <w:b/>
                <w:bCs/>
                <w:color w:val="000000"/>
                <w:sz w:val="20"/>
                <w:szCs w:val="20"/>
              </w:rPr>
              <w:t>Variable</w:t>
            </w:r>
          </w:p>
        </w:tc>
        <w:tc>
          <w:tcPr>
            <w:tcW w:w="1377" w:type="dxa"/>
            <w:tcBorders>
              <w:top w:val="single" w:sz="4" w:space="0" w:color="auto"/>
              <w:left w:val="nil"/>
              <w:bottom w:val="single" w:sz="4" w:space="0" w:color="auto"/>
              <w:right w:val="nil"/>
            </w:tcBorders>
            <w:shd w:val="clear" w:color="auto" w:fill="auto"/>
            <w:noWrap/>
            <w:vAlign w:val="bottom"/>
            <w:hideMark/>
          </w:tcPr>
          <w:p w14:paraId="1D7BA8C2" w14:textId="77777777" w:rsidR="00B146CE" w:rsidRPr="00D5209D" w:rsidRDefault="00B146CE" w:rsidP="00D7100B">
            <w:pPr>
              <w:rPr>
                <w:b/>
                <w:bCs/>
                <w:color w:val="000000"/>
                <w:sz w:val="20"/>
                <w:szCs w:val="20"/>
              </w:rPr>
            </w:pPr>
            <w:r w:rsidRPr="00D5209D">
              <w:rPr>
                <w:b/>
                <w:bCs/>
                <w:color w:val="000000"/>
                <w:sz w:val="20"/>
                <w:szCs w:val="20"/>
              </w:rPr>
              <w:t>T-Statistic</w:t>
            </w:r>
          </w:p>
        </w:tc>
        <w:tc>
          <w:tcPr>
            <w:tcW w:w="1377" w:type="dxa"/>
            <w:tcBorders>
              <w:top w:val="single" w:sz="4" w:space="0" w:color="auto"/>
              <w:left w:val="nil"/>
              <w:bottom w:val="single" w:sz="4" w:space="0" w:color="auto"/>
              <w:right w:val="nil"/>
            </w:tcBorders>
            <w:shd w:val="clear" w:color="auto" w:fill="auto"/>
            <w:noWrap/>
            <w:vAlign w:val="bottom"/>
            <w:hideMark/>
          </w:tcPr>
          <w:p w14:paraId="2C05D91E" w14:textId="77777777" w:rsidR="00B146CE" w:rsidRPr="00D5209D" w:rsidRDefault="00B146CE" w:rsidP="00D7100B">
            <w:pPr>
              <w:rPr>
                <w:b/>
                <w:bCs/>
                <w:color w:val="000000"/>
                <w:sz w:val="20"/>
                <w:szCs w:val="20"/>
              </w:rPr>
            </w:pPr>
            <w:r w:rsidRPr="00D5209D">
              <w:rPr>
                <w:b/>
                <w:bCs/>
                <w:color w:val="000000"/>
                <w:sz w:val="20"/>
                <w:szCs w:val="20"/>
              </w:rPr>
              <w:t>P-Value</w:t>
            </w:r>
          </w:p>
        </w:tc>
      </w:tr>
      <w:tr w:rsidR="00B146CE" w:rsidRPr="00D5209D" w14:paraId="7557C0F4" w14:textId="77777777" w:rsidTr="00D7100B">
        <w:trPr>
          <w:trHeight w:val="302"/>
        </w:trPr>
        <w:tc>
          <w:tcPr>
            <w:tcW w:w="5086" w:type="dxa"/>
            <w:tcBorders>
              <w:top w:val="nil"/>
              <w:left w:val="nil"/>
              <w:bottom w:val="nil"/>
              <w:right w:val="nil"/>
            </w:tcBorders>
            <w:shd w:val="clear" w:color="auto" w:fill="auto"/>
            <w:noWrap/>
            <w:vAlign w:val="bottom"/>
            <w:hideMark/>
          </w:tcPr>
          <w:p w14:paraId="4B780729" w14:textId="2EBA1BF6" w:rsidR="00B146CE" w:rsidRPr="00D5209D" w:rsidRDefault="00B146CE" w:rsidP="00D7100B">
            <w:pPr>
              <w:rPr>
                <w:color w:val="000000"/>
                <w:sz w:val="20"/>
                <w:szCs w:val="20"/>
              </w:rPr>
            </w:pPr>
            <w:r w:rsidRPr="00D5209D">
              <w:rPr>
                <w:color w:val="000000"/>
                <w:sz w:val="20"/>
                <w:szCs w:val="20"/>
              </w:rPr>
              <w:t xml:space="preserve">Female </w:t>
            </w:r>
            <w:r w:rsidR="00BA13B2">
              <w:rPr>
                <w:color w:val="000000"/>
                <w:sz w:val="20"/>
                <w:szCs w:val="20"/>
              </w:rPr>
              <w:t xml:space="preserve">respondents </w:t>
            </w:r>
            <w:r w:rsidRPr="00D5209D">
              <w:rPr>
                <w:color w:val="000000"/>
                <w:sz w:val="20"/>
                <w:szCs w:val="20"/>
              </w:rPr>
              <w:t>self-reported</w:t>
            </w:r>
          </w:p>
        </w:tc>
        <w:tc>
          <w:tcPr>
            <w:tcW w:w="1377" w:type="dxa"/>
            <w:tcBorders>
              <w:top w:val="nil"/>
              <w:left w:val="nil"/>
              <w:bottom w:val="nil"/>
              <w:right w:val="nil"/>
            </w:tcBorders>
            <w:shd w:val="clear" w:color="auto" w:fill="auto"/>
            <w:noWrap/>
            <w:vAlign w:val="bottom"/>
            <w:hideMark/>
          </w:tcPr>
          <w:p w14:paraId="56B78F94" w14:textId="77777777" w:rsidR="00B146CE" w:rsidRPr="00D5209D" w:rsidRDefault="00B146CE" w:rsidP="00D7100B">
            <w:pPr>
              <w:jc w:val="right"/>
              <w:rPr>
                <w:color w:val="000000"/>
                <w:sz w:val="20"/>
                <w:szCs w:val="20"/>
              </w:rPr>
            </w:pPr>
            <w:r w:rsidRPr="00D5209D">
              <w:rPr>
                <w:color w:val="000000"/>
                <w:sz w:val="20"/>
                <w:szCs w:val="20"/>
              </w:rPr>
              <w:t>-2.508</w:t>
            </w:r>
          </w:p>
        </w:tc>
        <w:tc>
          <w:tcPr>
            <w:tcW w:w="1377" w:type="dxa"/>
            <w:tcBorders>
              <w:top w:val="nil"/>
              <w:left w:val="nil"/>
              <w:bottom w:val="nil"/>
              <w:right w:val="nil"/>
            </w:tcBorders>
            <w:shd w:val="clear" w:color="auto" w:fill="auto"/>
            <w:noWrap/>
            <w:vAlign w:val="bottom"/>
            <w:hideMark/>
          </w:tcPr>
          <w:p w14:paraId="5B0BF8E1" w14:textId="77777777" w:rsidR="00B146CE" w:rsidRPr="00D5209D" w:rsidRDefault="00B146CE" w:rsidP="00D7100B">
            <w:pPr>
              <w:jc w:val="right"/>
              <w:rPr>
                <w:color w:val="000000"/>
                <w:sz w:val="20"/>
                <w:szCs w:val="20"/>
              </w:rPr>
            </w:pPr>
            <w:r w:rsidRPr="00D5209D">
              <w:rPr>
                <w:color w:val="000000"/>
                <w:sz w:val="20"/>
                <w:szCs w:val="20"/>
              </w:rPr>
              <w:t>0.012</w:t>
            </w:r>
          </w:p>
        </w:tc>
      </w:tr>
      <w:tr w:rsidR="00B146CE" w:rsidRPr="00D5209D" w14:paraId="22A6C7A8" w14:textId="77777777" w:rsidTr="00D7100B">
        <w:trPr>
          <w:trHeight w:val="302"/>
        </w:trPr>
        <w:tc>
          <w:tcPr>
            <w:tcW w:w="5086" w:type="dxa"/>
            <w:tcBorders>
              <w:top w:val="nil"/>
              <w:left w:val="nil"/>
              <w:bottom w:val="nil"/>
              <w:right w:val="nil"/>
            </w:tcBorders>
            <w:shd w:val="clear" w:color="auto" w:fill="auto"/>
            <w:noWrap/>
            <w:vAlign w:val="bottom"/>
            <w:hideMark/>
          </w:tcPr>
          <w:p w14:paraId="42923C17" w14:textId="19A008E0" w:rsidR="00B146CE" w:rsidRPr="00D5209D" w:rsidRDefault="00B146CE" w:rsidP="00D7100B">
            <w:pPr>
              <w:rPr>
                <w:color w:val="000000"/>
                <w:sz w:val="20"/>
                <w:szCs w:val="20"/>
              </w:rPr>
            </w:pPr>
            <w:r w:rsidRPr="00D5209D">
              <w:rPr>
                <w:color w:val="000000"/>
                <w:sz w:val="20"/>
                <w:szCs w:val="20"/>
              </w:rPr>
              <w:t xml:space="preserve">Male </w:t>
            </w:r>
            <w:r w:rsidR="00BA13B2">
              <w:rPr>
                <w:color w:val="000000"/>
                <w:sz w:val="20"/>
                <w:szCs w:val="20"/>
              </w:rPr>
              <w:t xml:space="preserve">respondent </w:t>
            </w:r>
            <w:r w:rsidRPr="00D5209D">
              <w:rPr>
                <w:color w:val="000000"/>
                <w:sz w:val="20"/>
                <w:szCs w:val="20"/>
              </w:rPr>
              <w:t>self-reported</w:t>
            </w:r>
          </w:p>
        </w:tc>
        <w:tc>
          <w:tcPr>
            <w:tcW w:w="1377" w:type="dxa"/>
            <w:tcBorders>
              <w:top w:val="nil"/>
              <w:left w:val="nil"/>
              <w:bottom w:val="nil"/>
              <w:right w:val="nil"/>
            </w:tcBorders>
            <w:shd w:val="clear" w:color="auto" w:fill="auto"/>
            <w:noWrap/>
            <w:vAlign w:val="bottom"/>
            <w:hideMark/>
          </w:tcPr>
          <w:p w14:paraId="7F1803F6" w14:textId="77777777" w:rsidR="00B146CE" w:rsidRPr="00D5209D" w:rsidRDefault="00B146CE" w:rsidP="00D7100B">
            <w:pPr>
              <w:jc w:val="right"/>
              <w:rPr>
                <w:color w:val="000000"/>
                <w:sz w:val="20"/>
                <w:szCs w:val="20"/>
              </w:rPr>
            </w:pPr>
            <w:r w:rsidRPr="00D5209D">
              <w:rPr>
                <w:color w:val="000000"/>
                <w:sz w:val="20"/>
                <w:szCs w:val="20"/>
              </w:rPr>
              <w:t>-0.870</w:t>
            </w:r>
          </w:p>
        </w:tc>
        <w:tc>
          <w:tcPr>
            <w:tcW w:w="1377" w:type="dxa"/>
            <w:tcBorders>
              <w:top w:val="nil"/>
              <w:left w:val="nil"/>
              <w:bottom w:val="nil"/>
              <w:right w:val="nil"/>
            </w:tcBorders>
            <w:shd w:val="clear" w:color="auto" w:fill="auto"/>
            <w:noWrap/>
            <w:vAlign w:val="bottom"/>
            <w:hideMark/>
          </w:tcPr>
          <w:p w14:paraId="575CEAC1" w14:textId="77777777" w:rsidR="00B146CE" w:rsidRPr="00D5209D" w:rsidRDefault="00B146CE" w:rsidP="00D7100B">
            <w:pPr>
              <w:jc w:val="right"/>
              <w:rPr>
                <w:color w:val="000000"/>
                <w:sz w:val="20"/>
                <w:szCs w:val="20"/>
              </w:rPr>
            </w:pPr>
            <w:r w:rsidRPr="00D5209D">
              <w:rPr>
                <w:color w:val="000000"/>
                <w:sz w:val="20"/>
                <w:szCs w:val="20"/>
              </w:rPr>
              <w:t>0.384</w:t>
            </w:r>
          </w:p>
        </w:tc>
      </w:tr>
      <w:tr w:rsidR="00B146CE" w:rsidRPr="00D5209D" w14:paraId="42F03B4C" w14:textId="77777777" w:rsidTr="00D7100B">
        <w:trPr>
          <w:trHeight w:val="302"/>
        </w:trPr>
        <w:tc>
          <w:tcPr>
            <w:tcW w:w="5086" w:type="dxa"/>
            <w:tcBorders>
              <w:top w:val="nil"/>
              <w:left w:val="nil"/>
              <w:bottom w:val="single" w:sz="4" w:space="0" w:color="auto"/>
              <w:right w:val="nil"/>
            </w:tcBorders>
            <w:shd w:val="clear" w:color="auto" w:fill="auto"/>
            <w:noWrap/>
            <w:vAlign w:val="bottom"/>
            <w:hideMark/>
          </w:tcPr>
          <w:p w14:paraId="73462DD4" w14:textId="4ABBC828" w:rsidR="00B146CE" w:rsidRPr="00D5209D" w:rsidRDefault="00B146CE" w:rsidP="00D7100B">
            <w:pPr>
              <w:rPr>
                <w:color w:val="000000"/>
                <w:sz w:val="20"/>
                <w:szCs w:val="20"/>
              </w:rPr>
            </w:pPr>
            <w:r w:rsidRPr="00D5209D">
              <w:rPr>
                <w:color w:val="000000"/>
                <w:sz w:val="20"/>
                <w:szCs w:val="20"/>
              </w:rPr>
              <w:t xml:space="preserve">Female </w:t>
            </w:r>
            <w:r w:rsidR="00BA13B2">
              <w:rPr>
                <w:color w:val="000000"/>
                <w:sz w:val="20"/>
                <w:szCs w:val="20"/>
              </w:rPr>
              <w:t xml:space="preserve">respondent </w:t>
            </w:r>
            <w:r w:rsidRPr="00D5209D">
              <w:rPr>
                <w:color w:val="000000"/>
                <w:sz w:val="20"/>
                <w:szCs w:val="20"/>
              </w:rPr>
              <w:t xml:space="preserve">self-reported (Household </w:t>
            </w:r>
            <w:commentRangeStart w:id="101"/>
            <w:r w:rsidRPr="00D5209D">
              <w:rPr>
                <w:color w:val="000000"/>
                <w:sz w:val="20"/>
                <w:szCs w:val="20"/>
              </w:rPr>
              <w:t>head</w:t>
            </w:r>
            <w:commentRangeEnd w:id="101"/>
            <w:r w:rsidR="002D5EDA">
              <w:rPr>
                <w:rStyle w:val="CommentReference"/>
              </w:rPr>
              <w:commentReference w:id="101"/>
            </w:r>
            <w:r w:rsidRPr="00D5209D">
              <w:rPr>
                <w:color w:val="000000"/>
                <w:sz w:val="20"/>
                <w:szCs w:val="20"/>
              </w:rPr>
              <w:t>)</w:t>
            </w:r>
          </w:p>
        </w:tc>
        <w:tc>
          <w:tcPr>
            <w:tcW w:w="1377" w:type="dxa"/>
            <w:tcBorders>
              <w:top w:val="nil"/>
              <w:left w:val="nil"/>
              <w:bottom w:val="single" w:sz="4" w:space="0" w:color="auto"/>
              <w:right w:val="nil"/>
            </w:tcBorders>
            <w:shd w:val="clear" w:color="auto" w:fill="auto"/>
            <w:noWrap/>
            <w:vAlign w:val="bottom"/>
            <w:hideMark/>
          </w:tcPr>
          <w:p w14:paraId="665907E3" w14:textId="77777777" w:rsidR="00B146CE" w:rsidRPr="00D5209D" w:rsidRDefault="00B146CE" w:rsidP="00D7100B">
            <w:pPr>
              <w:jc w:val="right"/>
              <w:rPr>
                <w:color w:val="000000"/>
                <w:sz w:val="20"/>
                <w:szCs w:val="20"/>
              </w:rPr>
            </w:pPr>
            <w:r w:rsidRPr="00D5209D">
              <w:rPr>
                <w:color w:val="000000"/>
                <w:sz w:val="20"/>
                <w:szCs w:val="20"/>
              </w:rPr>
              <w:t>-0.433</w:t>
            </w:r>
          </w:p>
        </w:tc>
        <w:tc>
          <w:tcPr>
            <w:tcW w:w="1377" w:type="dxa"/>
            <w:tcBorders>
              <w:top w:val="nil"/>
              <w:left w:val="nil"/>
              <w:bottom w:val="single" w:sz="4" w:space="0" w:color="auto"/>
              <w:right w:val="nil"/>
            </w:tcBorders>
            <w:shd w:val="clear" w:color="auto" w:fill="auto"/>
            <w:noWrap/>
            <w:vAlign w:val="bottom"/>
            <w:hideMark/>
          </w:tcPr>
          <w:p w14:paraId="009082A2" w14:textId="77777777" w:rsidR="00B146CE" w:rsidRPr="00D5209D" w:rsidRDefault="00B146CE" w:rsidP="00D7100B">
            <w:pPr>
              <w:jc w:val="right"/>
              <w:rPr>
                <w:color w:val="000000"/>
                <w:sz w:val="20"/>
                <w:szCs w:val="20"/>
              </w:rPr>
            </w:pPr>
            <w:r w:rsidRPr="00D5209D">
              <w:rPr>
                <w:color w:val="000000"/>
                <w:sz w:val="20"/>
                <w:szCs w:val="20"/>
              </w:rPr>
              <w:t>0.673</w:t>
            </w:r>
          </w:p>
        </w:tc>
      </w:tr>
    </w:tbl>
    <w:p w14:paraId="151FA02A" w14:textId="77777777" w:rsidR="00B146CE" w:rsidRPr="00D5209D" w:rsidRDefault="00B146CE" w:rsidP="00B146CE">
      <w:pPr>
        <w:rPr>
          <w:sz w:val="20"/>
          <w:szCs w:val="18"/>
        </w:rPr>
      </w:pPr>
      <w:commentRangeStart w:id="102"/>
      <w:r w:rsidRPr="00D5209D">
        <w:rPr>
          <w:sz w:val="20"/>
          <w:szCs w:val="18"/>
        </w:rPr>
        <w:t xml:space="preserve">Note:  The paired t-test was conducted to compare the self-reported household ICV adoption among women with the corresponding DNA fingerprinting test results. The test results were summarized in the first row. Likewise, the middle row of the table presents a summary of the test statistics for men, where self-reported household ICV </w:t>
      </w:r>
      <w:r w:rsidRPr="00D5209D">
        <w:rPr>
          <w:sz w:val="20"/>
          <w:szCs w:val="18"/>
        </w:rPr>
        <w:lastRenderedPageBreak/>
        <w:t>adoption was compared to the household's DNA test results. The final row pertains to a distinct dataset, comprising households in which wives identified themselves as the household heads, and it examines the concordance between their self-reported ICV adoption and the household's DNA test results</w:t>
      </w:r>
      <w:commentRangeEnd w:id="102"/>
      <w:r w:rsidR="00BA13B2">
        <w:rPr>
          <w:rStyle w:val="CommentReference"/>
        </w:rPr>
        <w:commentReference w:id="102"/>
      </w:r>
      <w:r w:rsidRPr="00D5209D">
        <w:rPr>
          <w:sz w:val="20"/>
          <w:szCs w:val="18"/>
        </w:rPr>
        <w:t>.</w:t>
      </w:r>
    </w:p>
    <w:p w14:paraId="79502A1F" w14:textId="77777777" w:rsidR="00B146CE" w:rsidRPr="00D5209D" w:rsidRDefault="00B146CE" w:rsidP="00B146CE">
      <w:pPr>
        <w:jc w:val="both"/>
      </w:pPr>
    </w:p>
    <w:p w14:paraId="508059DD" w14:textId="3AB1A010" w:rsidR="00B146CE" w:rsidRDefault="00B146CE" w:rsidP="00B146CE">
      <w:pPr>
        <w:jc w:val="both"/>
      </w:pPr>
      <w:r w:rsidRPr="00D5209D">
        <w:t xml:space="preserve">For the self-reported adoption of ICV by </w:t>
      </w:r>
      <w:r w:rsidR="00D432EC">
        <w:t>wives</w:t>
      </w:r>
      <w:r w:rsidRPr="00D5209D">
        <w:t>, the probability of a negative response (no adoption) is higher compared to the results obtained from DNA testing (Figure 3). The pa</w:t>
      </w:r>
      <w:r w:rsidR="004D38BB">
        <w:t>i</w:t>
      </w:r>
      <w:r w:rsidRPr="00D5209D">
        <w:t>red t-test also rejected the null hypothesis that there is no difference in the two groups (</w:t>
      </w:r>
      <w:r w:rsidR="00D432EC">
        <w:t>wife</w:t>
      </w:r>
      <w:r w:rsidR="004D38BB">
        <w:t xml:space="preserve"> </w:t>
      </w:r>
      <w:r w:rsidRPr="00D5209D">
        <w:t xml:space="preserve">self-reported vs DNA testing). Conversely, for </w:t>
      </w:r>
      <w:r w:rsidR="00D432EC">
        <w:t>husbands</w:t>
      </w:r>
      <w:r w:rsidR="004D38BB">
        <w:t xml:space="preserve"> </w:t>
      </w:r>
      <w:r w:rsidRPr="00D5209D">
        <w:t>self-reported adoption of ICVs, the paired t-test does not reject the null hypothesis, suggesting no significant difference when compare</w:t>
      </w:r>
      <w:r w:rsidR="003E030B">
        <w:t>d</w:t>
      </w:r>
      <w:r w:rsidRPr="00D5209D">
        <w:t xml:space="preserve"> to the DNA testing results. </w:t>
      </w:r>
      <w:commentRangeStart w:id="103"/>
      <w:r w:rsidRPr="00D5209D">
        <w:t xml:space="preserve">Both Figure 3 and Table 4 highlight the occurrence of false negatives in </w:t>
      </w:r>
      <w:r w:rsidR="00D432EC">
        <w:t>wives</w:t>
      </w:r>
      <w:r w:rsidRPr="00D5209D">
        <w:t xml:space="preserve"> </w:t>
      </w:r>
      <w:r w:rsidR="004D38BB">
        <w:t xml:space="preserve">respondent </w:t>
      </w:r>
      <w:r w:rsidRPr="00D5209D">
        <w:t>self-reported data.</w:t>
      </w:r>
      <w:commentRangeEnd w:id="103"/>
      <w:r w:rsidR="001127CF">
        <w:rPr>
          <w:rStyle w:val="CommentReference"/>
        </w:rPr>
        <w:commentReference w:id="103"/>
      </w:r>
    </w:p>
    <w:p w14:paraId="124D6324" w14:textId="675EF8F6" w:rsidR="00B146CE" w:rsidRPr="00D5209D" w:rsidRDefault="00B146CE" w:rsidP="007F0614">
      <w:pPr>
        <w:jc w:val="both"/>
      </w:pPr>
      <w:r w:rsidRPr="00D5209D">
        <w:t>To explicitly demonstrate the biased regression results, we separated the intr</w:t>
      </w:r>
      <w:r w:rsidR="007F0614">
        <w:t>a</w:t>
      </w:r>
      <w:r w:rsidRPr="00D5209D">
        <w:t xml:space="preserve">-household dataset into the </w:t>
      </w:r>
      <w:r w:rsidR="001127CF">
        <w:t>wife</w:t>
      </w:r>
      <w:r w:rsidRPr="00D5209D">
        <w:t xml:space="preserve"> and </w:t>
      </w:r>
      <w:r w:rsidR="001127CF">
        <w:t>husband</w:t>
      </w:r>
      <w:r w:rsidRPr="00D5209D">
        <w:t xml:space="preserve"> datasets to test the </w:t>
      </w:r>
      <w:commentRangeStart w:id="104"/>
      <w:commentRangeStart w:id="105"/>
      <w:r w:rsidRPr="00D5209D">
        <w:t xml:space="preserve">structural </w:t>
      </w:r>
      <w:commentRangeEnd w:id="104"/>
      <w:r w:rsidR="003E030B">
        <w:rPr>
          <w:rStyle w:val="CommentReference"/>
        </w:rPr>
        <w:commentReference w:id="104"/>
      </w:r>
      <w:commentRangeEnd w:id="105"/>
      <w:r w:rsidR="003E030B">
        <w:rPr>
          <w:rStyle w:val="CommentReference"/>
        </w:rPr>
        <w:commentReference w:id="105"/>
      </w:r>
      <w:r w:rsidRPr="00D5209D">
        <w:t xml:space="preserve">differences between the two datasets. </w:t>
      </w:r>
      <w:r w:rsidR="00B4562D" w:rsidRPr="00D5209D">
        <w:t xml:space="preserve">Table </w:t>
      </w:r>
      <w:r w:rsidR="00B4562D">
        <w:t>5</w:t>
      </w:r>
      <w:r w:rsidR="00B4562D" w:rsidRPr="00D5209D">
        <w:t xml:space="preserve"> summarizes the regression results derived from the probit model, which </w:t>
      </w:r>
      <w:r w:rsidR="003E030B">
        <w:t>compares self-reported adoption and DNA testing for both husbands and wives</w:t>
      </w:r>
      <w:r w:rsidR="00B4562D" w:rsidRPr="00D5209D">
        <w:t xml:space="preserve">. </w:t>
      </w:r>
      <w:r w:rsidRPr="00D5209D">
        <w:t xml:space="preserve">The regression results </w:t>
      </w:r>
      <w:r>
        <w:t>show</w:t>
      </w:r>
      <w:r w:rsidRPr="00D5209D">
        <w:t xml:space="preserve"> that there is a positive relationship between coop </w:t>
      </w:r>
      <w:r>
        <w:t xml:space="preserve">members and household ICV adoption reported by husbands; however, no statistically significant relationship was found using </w:t>
      </w:r>
      <w:r w:rsidR="00401989">
        <w:t>wives’</w:t>
      </w:r>
      <w:r w:rsidRPr="00D5209D">
        <w:t xml:space="preserve"> self-reported dataset. </w:t>
      </w:r>
      <w:r w:rsidR="00B4562D" w:rsidRPr="00D5209D">
        <w:t xml:space="preserve">It is observed that the estimates obtained from the </w:t>
      </w:r>
      <w:r w:rsidR="00401989">
        <w:t>wives’</w:t>
      </w:r>
      <w:r w:rsidR="00B4562D" w:rsidRPr="00D5209D">
        <w:t xml:space="preserve"> self-reported data consistently exhibit smaller magnitudes in comparison to those derived from the male cohort.</w:t>
      </w:r>
      <w:r w:rsidRPr="00D5209D">
        <w:t xml:space="preserve">As outlined in eq. (7), there is a potential for attenuation in the estimates due to the presence of false negatives. </w:t>
      </w:r>
    </w:p>
    <w:p w14:paraId="3DE129EE" w14:textId="77777777" w:rsidR="00B146CE" w:rsidRPr="00D5209D" w:rsidRDefault="00B146CE" w:rsidP="004253D6">
      <w:pPr>
        <w:pStyle w:val="table"/>
      </w:pPr>
      <w:r w:rsidRPr="00D5209D">
        <w:t xml:space="preserve">Table 5. Regression results </w:t>
      </w:r>
      <w:commentRangeStart w:id="106"/>
      <w:r w:rsidRPr="00D5209D">
        <w:t>(Probit model)</w:t>
      </w:r>
      <w:commentRangeEnd w:id="106"/>
      <w:r w:rsidR="007F0614">
        <w:rPr>
          <w:rStyle w:val="CommentReference"/>
          <w:rFonts w:eastAsiaTheme="minorEastAsia" w:cstheme="minorBidi"/>
          <w:b w:val="0"/>
        </w:rPr>
        <w:commentReference w:id="106"/>
      </w:r>
    </w:p>
    <w:tbl>
      <w:tblPr>
        <w:tblW w:w="9175" w:type="dxa"/>
        <w:tblBorders>
          <w:top w:val="single" w:sz="4" w:space="0" w:color="auto"/>
          <w:bottom w:val="single" w:sz="4" w:space="0" w:color="auto"/>
        </w:tblBorders>
        <w:tblLook w:val="04A0" w:firstRow="1" w:lastRow="0" w:firstColumn="1" w:lastColumn="0" w:noHBand="0" w:noVBand="1"/>
      </w:tblPr>
      <w:tblGrid>
        <w:gridCol w:w="3618"/>
        <w:gridCol w:w="1487"/>
        <w:gridCol w:w="1280"/>
        <w:gridCol w:w="1440"/>
        <w:gridCol w:w="1350"/>
      </w:tblGrid>
      <w:tr w:rsidR="00B146CE" w:rsidRPr="00D5209D" w14:paraId="583C5C84" w14:textId="77777777" w:rsidTr="00D7100B">
        <w:trPr>
          <w:trHeight w:val="300"/>
        </w:trPr>
        <w:tc>
          <w:tcPr>
            <w:tcW w:w="3618" w:type="dxa"/>
            <w:tcBorders>
              <w:bottom w:val="nil"/>
            </w:tcBorders>
            <w:shd w:val="clear" w:color="auto" w:fill="auto"/>
            <w:noWrap/>
            <w:vAlign w:val="bottom"/>
          </w:tcPr>
          <w:p w14:paraId="02125EBD" w14:textId="77777777" w:rsidR="00B146CE" w:rsidRPr="00D5209D" w:rsidRDefault="00B146CE" w:rsidP="00D7100B">
            <w:pPr>
              <w:rPr>
                <w:b/>
                <w:bCs/>
                <w:sz w:val="20"/>
                <w:szCs w:val="20"/>
              </w:rPr>
            </w:pPr>
          </w:p>
        </w:tc>
        <w:tc>
          <w:tcPr>
            <w:tcW w:w="2767" w:type="dxa"/>
            <w:gridSpan w:val="2"/>
            <w:tcBorders>
              <w:bottom w:val="nil"/>
            </w:tcBorders>
            <w:shd w:val="clear" w:color="auto" w:fill="auto"/>
            <w:noWrap/>
          </w:tcPr>
          <w:p w14:paraId="15C932E2" w14:textId="57BC6E0E" w:rsidR="00B146CE" w:rsidRPr="00D5209D" w:rsidRDefault="00401989" w:rsidP="00D7100B">
            <w:pPr>
              <w:jc w:val="center"/>
              <w:rPr>
                <w:b/>
                <w:bCs/>
                <w:color w:val="000000"/>
                <w:sz w:val="20"/>
                <w:szCs w:val="20"/>
              </w:rPr>
            </w:pPr>
            <w:r>
              <w:rPr>
                <w:b/>
                <w:bCs/>
                <w:color w:val="000000"/>
                <w:sz w:val="20"/>
                <w:szCs w:val="20"/>
              </w:rPr>
              <w:t>Husbands</w:t>
            </w:r>
          </w:p>
        </w:tc>
        <w:tc>
          <w:tcPr>
            <w:tcW w:w="2790" w:type="dxa"/>
            <w:gridSpan w:val="2"/>
            <w:tcBorders>
              <w:bottom w:val="nil"/>
            </w:tcBorders>
            <w:shd w:val="clear" w:color="auto" w:fill="auto"/>
            <w:noWrap/>
          </w:tcPr>
          <w:p w14:paraId="62B1C0BF" w14:textId="1C474449" w:rsidR="00B146CE" w:rsidRPr="00D5209D" w:rsidRDefault="00401989" w:rsidP="00D7100B">
            <w:pPr>
              <w:jc w:val="center"/>
              <w:rPr>
                <w:b/>
                <w:bCs/>
                <w:color w:val="000000"/>
                <w:sz w:val="20"/>
                <w:szCs w:val="20"/>
              </w:rPr>
            </w:pPr>
            <w:r>
              <w:rPr>
                <w:b/>
                <w:bCs/>
                <w:color w:val="000000"/>
                <w:sz w:val="20"/>
                <w:szCs w:val="20"/>
              </w:rPr>
              <w:t>Wives</w:t>
            </w:r>
          </w:p>
        </w:tc>
      </w:tr>
      <w:tr w:rsidR="00B146CE" w:rsidRPr="00D5209D" w14:paraId="1E8347A9" w14:textId="77777777" w:rsidTr="00D7100B">
        <w:trPr>
          <w:trHeight w:val="300"/>
        </w:trPr>
        <w:tc>
          <w:tcPr>
            <w:tcW w:w="3618" w:type="dxa"/>
            <w:tcBorders>
              <w:top w:val="nil"/>
              <w:bottom w:val="single" w:sz="4" w:space="0" w:color="auto"/>
            </w:tcBorders>
            <w:shd w:val="clear" w:color="auto" w:fill="auto"/>
            <w:noWrap/>
            <w:vAlign w:val="bottom"/>
            <w:hideMark/>
          </w:tcPr>
          <w:p w14:paraId="1EB61AD5" w14:textId="77777777" w:rsidR="00B146CE" w:rsidRPr="00D74AD5" w:rsidRDefault="00B146CE" w:rsidP="00D7100B">
            <w:pPr>
              <w:rPr>
                <w:b/>
                <w:bCs/>
                <w:sz w:val="20"/>
                <w:szCs w:val="20"/>
              </w:rPr>
            </w:pPr>
          </w:p>
        </w:tc>
        <w:tc>
          <w:tcPr>
            <w:tcW w:w="1487" w:type="dxa"/>
            <w:tcBorders>
              <w:top w:val="nil"/>
              <w:bottom w:val="single" w:sz="4" w:space="0" w:color="auto"/>
            </w:tcBorders>
            <w:shd w:val="clear" w:color="auto" w:fill="auto"/>
            <w:noWrap/>
            <w:hideMark/>
          </w:tcPr>
          <w:p w14:paraId="4B301FEA" w14:textId="77777777" w:rsidR="00B146CE" w:rsidRPr="00D74AD5" w:rsidRDefault="00B146CE" w:rsidP="00D7100B">
            <w:pPr>
              <w:jc w:val="center"/>
              <w:rPr>
                <w:b/>
                <w:bCs/>
                <w:color w:val="000000"/>
                <w:sz w:val="20"/>
                <w:szCs w:val="20"/>
              </w:rPr>
            </w:pPr>
            <w:r w:rsidRPr="00D74AD5">
              <w:rPr>
                <w:b/>
                <w:bCs/>
                <w:color w:val="000000"/>
                <w:sz w:val="20"/>
                <w:szCs w:val="20"/>
              </w:rPr>
              <w:t>Self-reported</w:t>
            </w:r>
          </w:p>
        </w:tc>
        <w:tc>
          <w:tcPr>
            <w:tcW w:w="1280" w:type="dxa"/>
            <w:tcBorders>
              <w:top w:val="nil"/>
              <w:bottom w:val="single" w:sz="4" w:space="0" w:color="auto"/>
            </w:tcBorders>
            <w:shd w:val="clear" w:color="auto" w:fill="auto"/>
            <w:noWrap/>
            <w:hideMark/>
          </w:tcPr>
          <w:p w14:paraId="1045393D" w14:textId="52A41153" w:rsidR="00B146CE" w:rsidRPr="00D74AD5" w:rsidRDefault="00B146CE" w:rsidP="00D7100B">
            <w:pPr>
              <w:jc w:val="center"/>
              <w:rPr>
                <w:b/>
                <w:bCs/>
                <w:color w:val="000000"/>
                <w:sz w:val="20"/>
                <w:szCs w:val="20"/>
              </w:rPr>
            </w:pPr>
            <w:r w:rsidRPr="00D74AD5">
              <w:rPr>
                <w:b/>
                <w:bCs/>
                <w:color w:val="000000"/>
                <w:sz w:val="20"/>
                <w:szCs w:val="20"/>
              </w:rPr>
              <w:t>DNA</w:t>
            </w:r>
            <w:r w:rsidRPr="00D5209D">
              <w:rPr>
                <w:b/>
                <w:bCs/>
                <w:color w:val="000000"/>
                <w:sz w:val="20"/>
                <w:szCs w:val="20"/>
              </w:rPr>
              <w:t xml:space="preserve"> </w:t>
            </w:r>
          </w:p>
        </w:tc>
        <w:tc>
          <w:tcPr>
            <w:tcW w:w="1440" w:type="dxa"/>
            <w:tcBorders>
              <w:top w:val="nil"/>
              <w:bottom w:val="single" w:sz="4" w:space="0" w:color="auto"/>
            </w:tcBorders>
            <w:shd w:val="clear" w:color="auto" w:fill="auto"/>
            <w:noWrap/>
            <w:hideMark/>
          </w:tcPr>
          <w:p w14:paraId="4AB19BD9" w14:textId="77777777" w:rsidR="00B146CE" w:rsidRPr="00D74AD5" w:rsidRDefault="00B146CE" w:rsidP="00D7100B">
            <w:pPr>
              <w:jc w:val="center"/>
              <w:rPr>
                <w:b/>
                <w:bCs/>
                <w:color w:val="000000"/>
                <w:sz w:val="20"/>
                <w:szCs w:val="20"/>
              </w:rPr>
            </w:pPr>
            <w:r w:rsidRPr="00D74AD5">
              <w:rPr>
                <w:b/>
                <w:bCs/>
                <w:color w:val="000000"/>
                <w:sz w:val="20"/>
                <w:szCs w:val="20"/>
              </w:rPr>
              <w:t>Self-reported</w:t>
            </w:r>
          </w:p>
        </w:tc>
        <w:tc>
          <w:tcPr>
            <w:tcW w:w="1350" w:type="dxa"/>
            <w:tcBorders>
              <w:top w:val="nil"/>
              <w:bottom w:val="single" w:sz="4" w:space="0" w:color="auto"/>
            </w:tcBorders>
            <w:shd w:val="clear" w:color="auto" w:fill="auto"/>
            <w:noWrap/>
            <w:hideMark/>
          </w:tcPr>
          <w:p w14:paraId="1AB4A0A3" w14:textId="38E13D27" w:rsidR="00B146CE" w:rsidRPr="00D74AD5" w:rsidRDefault="00B146CE" w:rsidP="00D7100B">
            <w:pPr>
              <w:jc w:val="center"/>
              <w:rPr>
                <w:b/>
                <w:bCs/>
                <w:color w:val="000000"/>
                <w:sz w:val="20"/>
                <w:szCs w:val="20"/>
              </w:rPr>
            </w:pPr>
            <w:r w:rsidRPr="00D74AD5">
              <w:rPr>
                <w:b/>
                <w:bCs/>
                <w:color w:val="000000"/>
                <w:sz w:val="20"/>
                <w:szCs w:val="20"/>
              </w:rPr>
              <w:t>DNA</w:t>
            </w:r>
            <w:r w:rsidRPr="00D5209D">
              <w:rPr>
                <w:b/>
                <w:bCs/>
                <w:color w:val="000000"/>
                <w:sz w:val="20"/>
                <w:szCs w:val="20"/>
              </w:rPr>
              <w:t xml:space="preserve"> </w:t>
            </w:r>
          </w:p>
        </w:tc>
      </w:tr>
      <w:tr w:rsidR="00B146CE" w:rsidRPr="00D5209D" w14:paraId="17F961CA" w14:textId="77777777" w:rsidTr="00D7100B">
        <w:trPr>
          <w:trHeight w:val="300"/>
        </w:trPr>
        <w:tc>
          <w:tcPr>
            <w:tcW w:w="3618" w:type="dxa"/>
            <w:tcBorders>
              <w:top w:val="single" w:sz="4" w:space="0" w:color="auto"/>
            </w:tcBorders>
            <w:shd w:val="clear" w:color="auto" w:fill="auto"/>
            <w:noWrap/>
            <w:hideMark/>
          </w:tcPr>
          <w:p w14:paraId="2D60EBF2" w14:textId="77777777" w:rsidR="00B146CE" w:rsidRPr="00D74AD5" w:rsidRDefault="00B146CE" w:rsidP="00D7100B">
            <w:pPr>
              <w:rPr>
                <w:b/>
                <w:bCs/>
                <w:color w:val="000000"/>
                <w:sz w:val="20"/>
                <w:szCs w:val="20"/>
              </w:rPr>
            </w:pPr>
            <w:r w:rsidRPr="00D74AD5">
              <w:rPr>
                <w:b/>
                <w:bCs/>
                <w:color w:val="000000"/>
                <w:sz w:val="20"/>
                <w:szCs w:val="20"/>
              </w:rPr>
              <w:t xml:space="preserve">Joint </w:t>
            </w:r>
            <w:commentRangeStart w:id="107"/>
            <w:r w:rsidRPr="00D74AD5">
              <w:rPr>
                <w:b/>
                <w:bCs/>
                <w:color w:val="000000"/>
                <w:sz w:val="20"/>
                <w:szCs w:val="20"/>
              </w:rPr>
              <w:t>Coop</w:t>
            </w:r>
            <w:commentRangeEnd w:id="107"/>
            <w:r w:rsidR="00776D9F">
              <w:rPr>
                <w:rStyle w:val="CommentReference"/>
              </w:rPr>
              <w:commentReference w:id="107"/>
            </w:r>
          </w:p>
        </w:tc>
        <w:tc>
          <w:tcPr>
            <w:tcW w:w="1487" w:type="dxa"/>
            <w:tcBorders>
              <w:top w:val="single" w:sz="4" w:space="0" w:color="auto"/>
            </w:tcBorders>
            <w:shd w:val="clear" w:color="auto" w:fill="auto"/>
            <w:noWrap/>
            <w:vAlign w:val="bottom"/>
            <w:hideMark/>
          </w:tcPr>
          <w:p w14:paraId="7A487CAD" w14:textId="77777777" w:rsidR="00B146CE" w:rsidRPr="00D74AD5" w:rsidRDefault="00B146CE" w:rsidP="00D7100B">
            <w:pPr>
              <w:jc w:val="right"/>
              <w:rPr>
                <w:color w:val="000000"/>
                <w:sz w:val="20"/>
                <w:szCs w:val="20"/>
              </w:rPr>
            </w:pPr>
            <w:r w:rsidRPr="00D74AD5">
              <w:rPr>
                <w:color w:val="000000"/>
                <w:sz w:val="20"/>
                <w:szCs w:val="20"/>
              </w:rPr>
              <w:t>0.130**</w:t>
            </w:r>
          </w:p>
        </w:tc>
        <w:tc>
          <w:tcPr>
            <w:tcW w:w="1280" w:type="dxa"/>
            <w:tcBorders>
              <w:top w:val="single" w:sz="4" w:space="0" w:color="auto"/>
            </w:tcBorders>
            <w:shd w:val="clear" w:color="auto" w:fill="auto"/>
            <w:noWrap/>
            <w:vAlign w:val="bottom"/>
            <w:hideMark/>
          </w:tcPr>
          <w:p w14:paraId="49E3E9EA" w14:textId="77777777" w:rsidR="00B146CE" w:rsidRPr="00D74AD5" w:rsidRDefault="00B146CE" w:rsidP="00D7100B">
            <w:pPr>
              <w:jc w:val="right"/>
              <w:rPr>
                <w:color w:val="000000"/>
                <w:sz w:val="20"/>
                <w:szCs w:val="20"/>
              </w:rPr>
            </w:pPr>
            <w:r w:rsidRPr="00D74AD5">
              <w:rPr>
                <w:color w:val="000000"/>
                <w:sz w:val="20"/>
                <w:szCs w:val="20"/>
              </w:rPr>
              <w:t>-0.009</w:t>
            </w:r>
          </w:p>
        </w:tc>
        <w:tc>
          <w:tcPr>
            <w:tcW w:w="1440" w:type="dxa"/>
            <w:tcBorders>
              <w:top w:val="single" w:sz="4" w:space="0" w:color="auto"/>
            </w:tcBorders>
            <w:shd w:val="clear" w:color="auto" w:fill="auto"/>
            <w:noWrap/>
            <w:vAlign w:val="bottom"/>
            <w:hideMark/>
          </w:tcPr>
          <w:p w14:paraId="47919398" w14:textId="77777777" w:rsidR="00B146CE" w:rsidRPr="00D74AD5" w:rsidRDefault="00B146CE" w:rsidP="00D7100B">
            <w:pPr>
              <w:jc w:val="right"/>
              <w:rPr>
                <w:color w:val="000000"/>
                <w:sz w:val="20"/>
                <w:szCs w:val="20"/>
              </w:rPr>
            </w:pPr>
            <w:r w:rsidRPr="00D74AD5">
              <w:rPr>
                <w:color w:val="000000"/>
                <w:sz w:val="20"/>
                <w:szCs w:val="20"/>
              </w:rPr>
              <w:t>0.076</w:t>
            </w:r>
          </w:p>
        </w:tc>
        <w:tc>
          <w:tcPr>
            <w:tcW w:w="1350" w:type="dxa"/>
            <w:tcBorders>
              <w:top w:val="single" w:sz="4" w:space="0" w:color="auto"/>
            </w:tcBorders>
            <w:shd w:val="clear" w:color="auto" w:fill="auto"/>
            <w:noWrap/>
            <w:vAlign w:val="bottom"/>
            <w:hideMark/>
          </w:tcPr>
          <w:p w14:paraId="36D8030A" w14:textId="77777777" w:rsidR="00B146CE" w:rsidRPr="00D74AD5" w:rsidRDefault="00B146CE" w:rsidP="00D7100B">
            <w:pPr>
              <w:jc w:val="right"/>
              <w:rPr>
                <w:color w:val="000000"/>
                <w:sz w:val="20"/>
                <w:szCs w:val="20"/>
              </w:rPr>
            </w:pPr>
            <w:r w:rsidRPr="00D74AD5">
              <w:rPr>
                <w:color w:val="000000"/>
                <w:sz w:val="20"/>
                <w:szCs w:val="20"/>
              </w:rPr>
              <w:t>-0.062</w:t>
            </w:r>
          </w:p>
        </w:tc>
      </w:tr>
      <w:tr w:rsidR="00B146CE" w:rsidRPr="00D5209D" w14:paraId="4D8B35CA" w14:textId="77777777" w:rsidTr="00D7100B">
        <w:trPr>
          <w:trHeight w:val="300"/>
        </w:trPr>
        <w:tc>
          <w:tcPr>
            <w:tcW w:w="3618" w:type="dxa"/>
            <w:shd w:val="clear" w:color="auto" w:fill="auto"/>
            <w:noWrap/>
            <w:hideMark/>
          </w:tcPr>
          <w:p w14:paraId="55293CFA"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2A151E4F" w14:textId="77777777" w:rsidR="00B146CE" w:rsidRPr="00D74AD5" w:rsidRDefault="00B146CE" w:rsidP="00D7100B">
            <w:pPr>
              <w:jc w:val="right"/>
              <w:rPr>
                <w:color w:val="000000"/>
                <w:sz w:val="20"/>
                <w:szCs w:val="20"/>
              </w:rPr>
            </w:pPr>
            <w:r w:rsidRPr="00D74AD5">
              <w:rPr>
                <w:color w:val="000000"/>
                <w:sz w:val="20"/>
                <w:szCs w:val="20"/>
              </w:rPr>
              <w:t>(0.063)</w:t>
            </w:r>
          </w:p>
        </w:tc>
        <w:tc>
          <w:tcPr>
            <w:tcW w:w="1280" w:type="dxa"/>
            <w:shd w:val="clear" w:color="auto" w:fill="auto"/>
            <w:noWrap/>
            <w:vAlign w:val="bottom"/>
            <w:hideMark/>
          </w:tcPr>
          <w:p w14:paraId="07388E3A" w14:textId="77777777" w:rsidR="00B146CE" w:rsidRPr="00D74AD5" w:rsidRDefault="00B146CE" w:rsidP="00D7100B">
            <w:pPr>
              <w:jc w:val="right"/>
              <w:rPr>
                <w:color w:val="000000"/>
                <w:sz w:val="20"/>
                <w:szCs w:val="20"/>
              </w:rPr>
            </w:pPr>
            <w:r w:rsidRPr="00D74AD5">
              <w:rPr>
                <w:color w:val="000000"/>
                <w:sz w:val="20"/>
                <w:szCs w:val="20"/>
              </w:rPr>
              <w:t>(0.179)</w:t>
            </w:r>
          </w:p>
        </w:tc>
        <w:tc>
          <w:tcPr>
            <w:tcW w:w="1440" w:type="dxa"/>
            <w:shd w:val="clear" w:color="auto" w:fill="auto"/>
            <w:noWrap/>
            <w:vAlign w:val="bottom"/>
            <w:hideMark/>
          </w:tcPr>
          <w:p w14:paraId="1FB4EC2A" w14:textId="77777777" w:rsidR="00B146CE" w:rsidRPr="00D74AD5" w:rsidRDefault="00B146CE" w:rsidP="00D7100B">
            <w:pPr>
              <w:jc w:val="right"/>
              <w:rPr>
                <w:color w:val="000000"/>
                <w:sz w:val="20"/>
                <w:szCs w:val="20"/>
              </w:rPr>
            </w:pPr>
            <w:r w:rsidRPr="00D74AD5">
              <w:rPr>
                <w:color w:val="000000"/>
                <w:sz w:val="20"/>
                <w:szCs w:val="20"/>
              </w:rPr>
              <w:t>(0.112)</w:t>
            </w:r>
          </w:p>
        </w:tc>
        <w:tc>
          <w:tcPr>
            <w:tcW w:w="1350" w:type="dxa"/>
            <w:shd w:val="clear" w:color="auto" w:fill="auto"/>
            <w:noWrap/>
            <w:vAlign w:val="bottom"/>
            <w:hideMark/>
          </w:tcPr>
          <w:p w14:paraId="7AD4B75C" w14:textId="77777777" w:rsidR="00B146CE" w:rsidRPr="00D74AD5" w:rsidRDefault="00B146CE" w:rsidP="00D7100B">
            <w:pPr>
              <w:jc w:val="right"/>
              <w:rPr>
                <w:color w:val="000000"/>
                <w:sz w:val="20"/>
                <w:szCs w:val="20"/>
              </w:rPr>
            </w:pPr>
            <w:r w:rsidRPr="00D74AD5">
              <w:rPr>
                <w:color w:val="000000"/>
                <w:sz w:val="20"/>
                <w:szCs w:val="20"/>
              </w:rPr>
              <w:t>(0.059)</w:t>
            </w:r>
          </w:p>
        </w:tc>
      </w:tr>
      <w:tr w:rsidR="00B146CE" w:rsidRPr="00D5209D" w14:paraId="23A86032" w14:textId="77777777" w:rsidTr="00D7100B">
        <w:trPr>
          <w:trHeight w:val="300"/>
        </w:trPr>
        <w:tc>
          <w:tcPr>
            <w:tcW w:w="3618" w:type="dxa"/>
            <w:shd w:val="clear" w:color="auto" w:fill="auto"/>
            <w:noWrap/>
            <w:hideMark/>
          </w:tcPr>
          <w:p w14:paraId="709B597A" w14:textId="77777777" w:rsidR="00B146CE" w:rsidRPr="00D74AD5" w:rsidRDefault="00B146CE" w:rsidP="00D7100B">
            <w:pPr>
              <w:rPr>
                <w:b/>
                <w:bCs/>
                <w:color w:val="000000"/>
                <w:sz w:val="20"/>
                <w:szCs w:val="20"/>
              </w:rPr>
            </w:pPr>
            <w:r w:rsidRPr="00D74AD5">
              <w:rPr>
                <w:b/>
                <w:bCs/>
                <w:color w:val="000000"/>
                <w:sz w:val="20"/>
                <w:szCs w:val="20"/>
              </w:rPr>
              <w:t>Household Credit</w:t>
            </w:r>
          </w:p>
        </w:tc>
        <w:tc>
          <w:tcPr>
            <w:tcW w:w="1487" w:type="dxa"/>
            <w:shd w:val="clear" w:color="auto" w:fill="auto"/>
            <w:noWrap/>
            <w:vAlign w:val="bottom"/>
            <w:hideMark/>
          </w:tcPr>
          <w:p w14:paraId="12C48805" w14:textId="77777777" w:rsidR="00B146CE" w:rsidRPr="00D74AD5" w:rsidRDefault="00B146CE" w:rsidP="00D7100B">
            <w:pPr>
              <w:jc w:val="right"/>
              <w:rPr>
                <w:color w:val="000000"/>
                <w:sz w:val="20"/>
                <w:szCs w:val="20"/>
              </w:rPr>
            </w:pPr>
            <w:r w:rsidRPr="00D74AD5">
              <w:rPr>
                <w:color w:val="000000"/>
                <w:sz w:val="20"/>
                <w:szCs w:val="20"/>
              </w:rPr>
              <w:t>-0.040</w:t>
            </w:r>
          </w:p>
        </w:tc>
        <w:tc>
          <w:tcPr>
            <w:tcW w:w="1280" w:type="dxa"/>
            <w:shd w:val="clear" w:color="auto" w:fill="auto"/>
            <w:noWrap/>
            <w:vAlign w:val="bottom"/>
            <w:hideMark/>
          </w:tcPr>
          <w:p w14:paraId="18A2F479" w14:textId="77777777" w:rsidR="00B146CE" w:rsidRPr="00D74AD5" w:rsidRDefault="00B146CE" w:rsidP="00D7100B">
            <w:pPr>
              <w:jc w:val="right"/>
              <w:rPr>
                <w:color w:val="000000"/>
                <w:sz w:val="20"/>
                <w:szCs w:val="20"/>
              </w:rPr>
            </w:pPr>
            <w:r w:rsidRPr="00D74AD5">
              <w:rPr>
                <w:color w:val="000000"/>
                <w:sz w:val="20"/>
                <w:szCs w:val="20"/>
              </w:rPr>
              <w:t>-0.025</w:t>
            </w:r>
          </w:p>
        </w:tc>
        <w:tc>
          <w:tcPr>
            <w:tcW w:w="1440" w:type="dxa"/>
            <w:shd w:val="clear" w:color="auto" w:fill="auto"/>
            <w:noWrap/>
            <w:vAlign w:val="bottom"/>
            <w:hideMark/>
          </w:tcPr>
          <w:p w14:paraId="3E897277" w14:textId="77777777" w:rsidR="00B146CE" w:rsidRPr="00D74AD5" w:rsidRDefault="00B146CE" w:rsidP="00D7100B">
            <w:pPr>
              <w:jc w:val="right"/>
              <w:rPr>
                <w:color w:val="000000"/>
                <w:sz w:val="20"/>
                <w:szCs w:val="20"/>
              </w:rPr>
            </w:pPr>
            <w:r w:rsidRPr="00D74AD5">
              <w:rPr>
                <w:color w:val="000000"/>
                <w:sz w:val="20"/>
                <w:szCs w:val="20"/>
              </w:rPr>
              <w:t>-0.008</w:t>
            </w:r>
          </w:p>
        </w:tc>
        <w:tc>
          <w:tcPr>
            <w:tcW w:w="1350" w:type="dxa"/>
            <w:shd w:val="clear" w:color="auto" w:fill="auto"/>
            <w:noWrap/>
            <w:vAlign w:val="bottom"/>
            <w:hideMark/>
          </w:tcPr>
          <w:p w14:paraId="39F91506" w14:textId="77777777" w:rsidR="00B146CE" w:rsidRPr="00D74AD5" w:rsidRDefault="00B146CE" w:rsidP="00D7100B">
            <w:pPr>
              <w:jc w:val="right"/>
              <w:rPr>
                <w:color w:val="000000"/>
                <w:sz w:val="20"/>
                <w:szCs w:val="20"/>
              </w:rPr>
            </w:pPr>
            <w:r w:rsidRPr="00D74AD5">
              <w:rPr>
                <w:color w:val="000000"/>
                <w:sz w:val="20"/>
                <w:szCs w:val="20"/>
              </w:rPr>
              <w:t>0.103</w:t>
            </w:r>
          </w:p>
        </w:tc>
      </w:tr>
      <w:tr w:rsidR="00B146CE" w:rsidRPr="00D5209D" w14:paraId="0FCD500A" w14:textId="77777777" w:rsidTr="00D7100B">
        <w:trPr>
          <w:trHeight w:val="300"/>
        </w:trPr>
        <w:tc>
          <w:tcPr>
            <w:tcW w:w="3618" w:type="dxa"/>
            <w:shd w:val="clear" w:color="auto" w:fill="auto"/>
            <w:noWrap/>
            <w:hideMark/>
          </w:tcPr>
          <w:p w14:paraId="0D7F2FEA"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635DDE00" w14:textId="77777777" w:rsidR="00B146CE" w:rsidRPr="00D74AD5" w:rsidRDefault="00B146CE" w:rsidP="00D7100B">
            <w:pPr>
              <w:jc w:val="right"/>
              <w:rPr>
                <w:color w:val="000000"/>
                <w:sz w:val="20"/>
                <w:szCs w:val="20"/>
              </w:rPr>
            </w:pPr>
            <w:r w:rsidRPr="00D74AD5">
              <w:rPr>
                <w:color w:val="000000"/>
                <w:sz w:val="20"/>
                <w:szCs w:val="20"/>
              </w:rPr>
              <w:t>(0.065)</w:t>
            </w:r>
          </w:p>
        </w:tc>
        <w:tc>
          <w:tcPr>
            <w:tcW w:w="1280" w:type="dxa"/>
            <w:shd w:val="clear" w:color="auto" w:fill="auto"/>
            <w:noWrap/>
            <w:vAlign w:val="bottom"/>
            <w:hideMark/>
          </w:tcPr>
          <w:p w14:paraId="231A9678" w14:textId="77777777" w:rsidR="00B146CE" w:rsidRPr="00D74AD5" w:rsidRDefault="00B146CE" w:rsidP="00D7100B">
            <w:pPr>
              <w:jc w:val="right"/>
              <w:rPr>
                <w:color w:val="000000"/>
                <w:sz w:val="20"/>
                <w:szCs w:val="20"/>
              </w:rPr>
            </w:pPr>
            <w:r w:rsidRPr="00D74AD5">
              <w:rPr>
                <w:color w:val="000000"/>
                <w:sz w:val="20"/>
                <w:szCs w:val="20"/>
              </w:rPr>
              <w:t>(0.122)</w:t>
            </w:r>
          </w:p>
        </w:tc>
        <w:tc>
          <w:tcPr>
            <w:tcW w:w="1440" w:type="dxa"/>
            <w:shd w:val="clear" w:color="auto" w:fill="auto"/>
            <w:noWrap/>
            <w:vAlign w:val="bottom"/>
            <w:hideMark/>
          </w:tcPr>
          <w:p w14:paraId="4E0B45B8" w14:textId="77777777" w:rsidR="00B146CE" w:rsidRPr="00D74AD5" w:rsidRDefault="00B146CE" w:rsidP="00D7100B">
            <w:pPr>
              <w:jc w:val="right"/>
              <w:rPr>
                <w:color w:val="000000"/>
                <w:sz w:val="20"/>
                <w:szCs w:val="20"/>
              </w:rPr>
            </w:pPr>
            <w:r w:rsidRPr="00D74AD5">
              <w:rPr>
                <w:color w:val="000000"/>
                <w:sz w:val="20"/>
                <w:szCs w:val="20"/>
              </w:rPr>
              <w:t>(0.102)</w:t>
            </w:r>
          </w:p>
        </w:tc>
        <w:tc>
          <w:tcPr>
            <w:tcW w:w="1350" w:type="dxa"/>
            <w:shd w:val="clear" w:color="auto" w:fill="auto"/>
            <w:noWrap/>
            <w:vAlign w:val="bottom"/>
            <w:hideMark/>
          </w:tcPr>
          <w:p w14:paraId="217E92AA" w14:textId="77777777" w:rsidR="00B146CE" w:rsidRPr="00D74AD5" w:rsidRDefault="00B146CE" w:rsidP="00D7100B">
            <w:pPr>
              <w:jc w:val="right"/>
              <w:rPr>
                <w:color w:val="000000"/>
                <w:sz w:val="20"/>
                <w:szCs w:val="20"/>
              </w:rPr>
            </w:pPr>
            <w:r w:rsidRPr="00D74AD5">
              <w:rPr>
                <w:color w:val="000000"/>
                <w:sz w:val="20"/>
                <w:szCs w:val="20"/>
              </w:rPr>
              <w:t>(0.142)</w:t>
            </w:r>
          </w:p>
        </w:tc>
      </w:tr>
      <w:tr w:rsidR="00B146CE" w:rsidRPr="00D5209D" w14:paraId="19BEA03C" w14:textId="77777777" w:rsidTr="00D7100B">
        <w:trPr>
          <w:trHeight w:val="300"/>
        </w:trPr>
        <w:tc>
          <w:tcPr>
            <w:tcW w:w="3618" w:type="dxa"/>
            <w:shd w:val="clear" w:color="auto" w:fill="auto"/>
            <w:noWrap/>
            <w:hideMark/>
          </w:tcPr>
          <w:p w14:paraId="52843FA9" w14:textId="77777777" w:rsidR="00B146CE" w:rsidRPr="00D74AD5" w:rsidRDefault="00B146CE" w:rsidP="00D7100B">
            <w:pPr>
              <w:rPr>
                <w:b/>
                <w:bCs/>
                <w:color w:val="000000"/>
                <w:sz w:val="20"/>
                <w:szCs w:val="20"/>
              </w:rPr>
            </w:pPr>
            <w:r w:rsidRPr="00D74AD5">
              <w:rPr>
                <w:b/>
                <w:bCs/>
                <w:color w:val="000000"/>
                <w:sz w:val="20"/>
                <w:szCs w:val="20"/>
              </w:rPr>
              <w:t>Extension Access</w:t>
            </w:r>
          </w:p>
        </w:tc>
        <w:tc>
          <w:tcPr>
            <w:tcW w:w="1487" w:type="dxa"/>
            <w:shd w:val="clear" w:color="auto" w:fill="auto"/>
            <w:noWrap/>
            <w:vAlign w:val="bottom"/>
            <w:hideMark/>
          </w:tcPr>
          <w:p w14:paraId="368B20CB" w14:textId="77777777" w:rsidR="00B146CE" w:rsidRPr="00D74AD5" w:rsidRDefault="00B146CE" w:rsidP="00D7100B">
            <w:pPr>
              <w:jc w:val="right"/>
              <w:rPr>
                <w:color w:val="000000"/>
                <w:sz w:val="20"/>
                <w:szCs w:val="20"/>
              </w:rPr>
            </w:pPr>
            <w:r w:rsidRPr="00D74AD5">
              <w:rPr>
                <w:color w:val="000000"/>
                <w:sz w:val="20"/>
                <w:szCs w:val="20"/>
              </w:rPr>
              <w:t>0.432***</w:t>
            </w:r>
          </w:p>
        </w:tc>
        <w:tc>
          <w:tcPr>
            <w:tcW w:w="1280" w:type="dxa"/>
            <w:shd w:val="clear" w:color="auto" w:fill="auto"/>
            <w:noWrap/>
            <w:vAlign w:val="bottom"/>
            <w:hideMark/>
          </w:tcPr>
          <w:p w14:paraId="1275E2E4" w14:textId="77777777" w:rsidR="00B146CE" w:rsidRPr="00D74AD5" w:rsidRDefault="00B146CE" w:rsidP="00D7100B">
            <w:pPr>
              <w:jc w:val="right"/>
              <w:rPr>
                <w:color w:val="000000"/>
                <w:sz w:val="20"/>
                <w:szCs w:val="20"/>
              </w:rPr>
            </w:pPr>
            <w:r w:rsidRPr="00D74AD5">
              <w:rPr>
                <w:color w:val="000000"/>
                <w:sz w:val="20"/>
                <w:szCs w:val="20"/>
              </w:rPr>
              <w:t>0.232**</w:t>
            </w:r>
          </w:p>
        </w:tc>
        <w:tc>
          <w:tcPr>
            <w:tcW w:w="1440" w:type="dxa"/>
            <w:shd w:val="clear" w:color="auto" w:fill="auto"/>
            <w:noWrap/>
            <w:vAlign w:val="bottom"/>
            <w:hideMark/>
          </w:tcPr>
          <w:p w14:paraId="4F8E01D2" w14:textId="77777777" w:rsidR="00B146CE" w:rsidRPr="00D74AD5" w:rsidRDefault="00B146CE" w:rsidP="00D7100B">
            <w:pPr>
              <w:jc w:val="right"/>
              <w:rPr>
                <w:color w:val="000000"/>
                <w:sz w:val="20"/>
                <w:szCs w:val="20"/>
              </w:rPr>
            </w:pPr>
            <w:r w:rsidRPr="00D74AD5">
              <w:rPr>
                <w:color w:val="000000"/>
                <w:sz w:val="20"/>
                <w:szCs w:val="20"/>
              </w:rPr>
              <w:t>0.079</w:t>
            </w:r>
          </w:p>
        </w:tc>
        <w:tc>
          <w:tcPr>
            <w:tcW w:w="1350" w:type="dxa"/>
            <w:shd w:val="clear" w:color="auto" w:fill="auto"/>
            <w:noWrap/>
            <w:vAlign w:val="bottom"/>
            <w:hideMark/>
          </w:tcPr>
          <w:p w14:paraId="15E8A996" w14:textId="77777777" w:rsidR="00B146CE" w:rsidRPr="00D74AD5" w:rsidRDefault="00B146CE" w:rsidP="00D7100B">
            <w:pPr>
              <w:jc w:val="right"/>
              <w:rPr>
                <w:color w:val="000000"/>
                <w:sz w:val="20"/>
                <w:szCs w:val="20"/>
              </w:rPr>
            </w:pPr>
            <w:r w:rsidRPr="00D74AD5">
              <w:rPr>
                <w:color w:val="000000"/>
                <w:sz w:val="20"/>
                <w:szCs w:val="20"/>
              </w:rPr>
              <w:t>-0.111</w:t>
            </w:r>
          </w:p>
        </w:tc>
      </w:tr>
      <w:tr w:rsidR="00B146CE" w:rsidRPr="00D5209D" w14:paraId="095027B3" w14:textId="77777777" w:rsidTr="00D7100B">
        <w:trPr>
          <w:trHeight w:val="300"/>
        </w:trPr>
        <w:tc>
          <w:tcPr>
            <w:tcW w:w="3618" w:type="dxa"/>
            <w:shd w:val="clear" w:color="auto" w:fill="auto"/>
            <w:noWrap/>
            <w:hideMark/>
          </w:tcPr>
          <w:p w14:paraId="4115CEE0"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7CAE403D" w14:textId="77777777" w:rsidR="00B146CE" w:rsidRPr="00D74AD5" w:rsidRDefault="00B146CE" w:rsidP="00D7100B">
            <w:pPr>
              <w:jc w:val="right"/>
              <w:rPr>
                <w:color w:val="000000"/>
                <w:sz w:val="20"/>
                <w:szCs w:val="20"/>
              </w:rPr>
            </w:pPr>
            <w:r w:rsidRPr="00D74AD5">
              <w:rPr>
                <w:color w:val="000000"/>
                <w:sz w:val="20"/>
                <w:szCs w:val="20"/>
              </w:rPr>
              <w:t>(0.064)</w:t>
            </w:r>
          </w:p>
        </w:tc>
        <w:tc>
          <w:tcPr>
            <w:tcW w:w="1280" w:type="dxa"/>
            <w:shd w:val="clear" w:color="auto" w:fill="auto"/>
            <w:noWrap/>
            <w:vAlign w:val="bottom"/>
            <w:hideMark/>
          </w:tcPr>
          <w:p w14:paraId="43E34E55" w14:textId="77777777" w:rsidR="00B146CE" w:rsidRPr="00D74AD5" w:rsidRDefault="00B146CE" w:rsidP="00D7100B">
            <w:pPr>
              <w:jc w:val="right"/>
              <w:rPr>
                <w:color w:val="000000"/>
                <w:sz w:val="20"/>
                <w:szCs w:val="20"/>
              </w:rPr>
            </w:pPr>
            <w:r w:rsidRPr="00D74AD5">
              <w:rPr>
                <w:color w:val="000000"/>
                <w:sz w:val="20"/>
                <w:szCs w:val="20"/>
              </w:rPr>
              <w:t>(0.096)</w:t>
            </w:r>
          </w:p>
        </w:tc>
        <w:tc>
          <w:tcPr>
            <w:tcW w:w="1440" w:type="dxa"/>
            <w:shd w:val="clear" w:color="auto" w:fill="auto"/>
            <w:noWrap/>
            <w:vAlign w:val="bottom"/>
            <w:hideMark/>
          </w:tcPr>
          <w:p w14:paraId="0240FB8F" w14:textId="77777777" w:rsidR="00B146CE" w:rsidRPr="00D74AD5" w:rsidRDefault="00B146CE" w:rsidP="00D7100B">
            <w:pPr>
              <w:jc w:val="right"/>
              <w:rPr>
                <w:color w:val="000000"/>
                <w:sz w:val="20"/>
                <w:szCs w:val="20"/>
              </w:rPr>
            </w:pPr>
            <w:r w:rsidRPr="00D74AD5">
              <w:rPr>
                <w:color w:val="000000"/>
                <w:sz w:val="20"/>
                <w:szCs w:val="20"/>
              </w:rPr>
              <w:t>(0.113)</w:t>
            </w:r>
          </w:p>
        </w:tc>
        <w:tc>
          <w:tcPr>
            <w:tcW w:w="1350" w:type="dxa"/>
            <w:shd w:val="clear" w:color="auto" w:fill="auto"/>
            <w:noWrap/>
            <w:vAlign w:val="bottom"/>
            <w:hideMark/>
          </w:tcPr>
          <w:p w14:paraId="11FF46EA" w14:textId="77777777" w:rsidR="00B146CE" w:rsidRPr="00D74AD5" w:rsidRDefault="00B146CE" w:rsidP="00D7100B">
            <w:pPr>
              <w:jc w:val="right"/>
              <w:rPr>
                <w:color w:val="000000"/>
                <w:sz w:val="20"/>
                <w:szCs w:val="20"/>
              </w:rPr>
            </w:pPr>
            <w:r w:rsidRPr="00D74AD5">
              <w:rPr>
                <w:color w:val="000000"/>
                <w:sz w:val="20"/>
                <w:szCs w:val="20"/>
              </w:rPr>
              <w:t>(0.137)</w:t>
            </w:r>
          </w:p>
        </w:tc>
      </w:tr>
      <w:tr w:rsidR="00B146CE" w:rsidRPr="00D5209D" w14:paraId="4D582627" w14:textId="77777777" w:rsidTr="00D7100B">
        <w:trPr>
          <w:trHeight w:val="300"/>
        </w:trPr>
        <w:tc>
          <w:tcPr>
            <w:tcW w:w="3618" w:type="dxa"/>
            <w:shd w:val="clear" w:color="auto" w:fill="auto"/>
            <w:noWrap/>
            <w:hideMark/>
          </w:tcPr>
          <w:p w14:paraId="630FBA58" w14:textId="77777777" w:rsidR="00B146CE" w:rsidRPr="00D74AD5" w:rsidRDefault="00B146CE" w:rsidP="00D7100B">
            <w:pPr>
              <w:rPr>
                <w:b/>
                <w:bCs/>
                <w:color w:val="000000"/>
                <w:sz w:val="20"/>
                <w:szCs w:val="20"/>
              </w:rPr>
            </w:pPr>
            <w:r w:rsidRPr="00D74AD5">
              <w:rPr>
                <w:b/>
                <w:bCs/>
                <w:color w:val="000000"/>
                <w:sz w:val="20"/>
                <w:szCs w:val="20"/>
              </w:rPr>
              <w:t>Consumption (%)</w:t>
            </w:r>
          </w:p>
        </w:tc>
        <w:tc>
          <w:tcPr>
            <w:tcW w:w="1487" w:type="dxa"/>
            <w:shd w:val="clear" w:color="auto" w:fill="auto"/>
            <w:noWrap/>
            <w:vAlign w:val="bottom"/>
            <w:hideMark/>
          </w:tcPr>
          <w:p w14:paraId="6D6CA446" w14:textId="77777777" w:rsidR="00B146CE" w:rsidRPr="00D74AD5" w:rsidRDefault="00B146CE" w:rsidP="00D7100B">
            <w:pPr>
              <w:jc w:val="right"/>
              <w:rPr>
                <w:color w:val="000000"/>
                <w:sz w:val="20"/>
                <w:szCs w:val="20"/>
              </w:rPr>
            </w:pPr>
            <w:r w:rsidRPr="00D74AD5">
              <w:rPr>
                <w:color w:val="000000"/>
                <w:sz w:val="20"/>
                <w:szCs w:val="20"/>
              </w:rPr>
              <w:t>-0.002</w:t>
            </w:r>
          </w:p>
        </w:tc>
        <w:tc>
          <w:tcPr>
            <w:tcW w:w="1280" w:type="dxa"/>
            <w:shd w:val="clear" w:color="auto" w:fill="auto"/>
            <w:noWrap/>
            <w:vAlign w:val="bottom"/>
            <w:hideMark/>
          </w:tcPr>
          <w:p w14:paraId="7BE6F741" w14:textId="77777777" w:rsidR="00B146CE" w:rsidRPr="00D74AD5" w:rsidRDefault="00B146CE" w:rsidP="00D7100B">
            <w:pPr>
              <w:jc w:val="right"/>
              <w:rPr>
                <w:color w:val="000000"/>
                <w:sz w:val="20"/>
                <w:szCs w:val="20"/>
              </w:rPr>
            </w:pPr>
            <w:r w:rsidRPr="00D74AD5">
              <w:rPr>
                <w:color w:val="000000"/>
                <w:sz w:val="20"/>
                <w:szCs w:val="20"/>
              </w:rPr>
              <w:t>-0.001</w:t>
            </w:r>
          </w:p>
        </w:tc>
        <w:tc>
          <w:tcPr>
            <w:tcW w:w="1440" w:type="dxa"/>
            <w:shd w:val="clear" w:color="auto" w:fill="auto"/>
            <w:noWrap/>
            <w:vAlign w:val="bottom"/>
            <w:hideMark/>
          </w:tcPr>
          <w:p w14:paraId="66A8731E" w14:textId="77777777" w:rsidR="00B146CE" w:rsidRPr="00D74AD5" w:rsidRDefault="00B146CE" w:rsidP="00D7100B">
            <w:pPr>
              <w:jc w:val="right"/>
              <w:rPr>
                <w:color w:val="000000"/>
                <w:sz w:val="20"/>
                <w:szCs w:val="20"/>
              </w:rPr>
            </w:pPr>
            <w:r w:rsidRPr="00D74AD5">
              <w:rPr>
                <w:color w:val="000000"/>
                <w:sz w:val="20"/>
                <w:szCs w:val="20"/>
              </w:rPr>
              <w:t>-0.004***</w:t>
            </w:r>
          </w:p>
        </w:tc>
        <w:tc>
          <w:tcPr>
            <w:tcW w:w="1350" w:type="dxa"/>
            <w:shd w:val="clear" w:color="auto" w:fill="auto"/>
            <w:noWrap/>
            <w:vAlign w:val="bottom"/>
            <w:hideMark/>
          </w:tcPr>
          <w:p w14:paraId="67554580" w14:textId="77777777" w:rsidR="00B146CE" w:rsidRPr="00D74AD5" w:rsidRDefault="00B146CE" w:rsidP="00D7100B">
            <w:pPr>
              <w:jc w:val="right"/>
              <w:rPr>
                <w:color w:val="000000"/>
                <w:sz w:val="20"/>
                <w:szCs w:val="20"/>
              </w:rPr>
            </w:pPr>
            <w:r w:rsidRPr="00D74AD5">
              <w:rPr>
                <w:color w:val="000000"/>
                <w:sz w:val="20"/>
                <w:szCs w:val="20"/>
              </w:rPr>
              <w:t>0.003</w:t>
            </w:r>
          </w:p>
        </w:tc>
      </w:tr>
      <w:tr w:rsidR="00B146CE" w:rsidRPr="00D5209D" w14:paraId="03138C28" w14:textId="77777777" w:rsidTr="00D7100B">
        <w:trPr>
          <w:trHeight w:val="300"/>
        </w:trPr>
        <w:tc>
          <w:tcPr>
            <w:tcW w:w="3618" w:type="dxa"/>
            <w:shd w:val="clear" w:color="auto" w:fill="auto"/>
            <w:noWrap/>
            <w:hideMark/>
          </w:tcPr>
          <w:p w14:paraId="49BC7A2A"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5EA7687C" w14:textId="77777777" w:rsidR="00B146CE" w:rsidRPr="00D74AD5" w:rsidRDefault="00B146CE" w:rsidP="00D7100B">
            <w:pPr>
              <w:jc w:val="right"/>
              <w:rPr>
                <w:color w:val="000000"/>
                <w:sz w:val="20"/>
                <w:szCs w:val="20"/>
              </w:rPr>
            </w:pPr>
            <w:r w:rsidRPr="00D74AD5">
              <w:rPr>
                <w:color w:val="000000"/>
                <w:sz w:val="20"/>
                <w:szCs w:val="20"/>
              </w:rPr>
              <w:t>(0.004)</w:t>
            </w:r>
          </w:p>
        </w:tc>
        <w:tc>
          <w:tcPr>
            <w:tcW w:w="1280" w:type="dxa"/>
            <w:shd w:val="clear" w:color="auto" w:fill="auto"/>
            <w:noWrap/>
            <w:vAlign w:val="bottom"/>
            <w:hideMark/>
          </w:tcPr>
          <w:p w14:paraId="576044F9" w14:textId="77777777" w:rsidR="00B146CE" w:rsidRPr="00D74AD5" w:rsidRDefault="00B146CE" w:rsidP="00D7100B">
            <w:pPr>
              <w:jc w:val="right"/>
              <w:rPr>
                <w:color w:val="000000"/>
                <w:sz w:val="20"/>
                <w:szCs w:val="20"/>
              </w:rPr>
            </w:pPr>
            <w:r w:rsidRPr="00D74AD5">
              <w:rPr>
                <w:color w:val="000000"/>
                <w:sz w:val="20"/>
                <w:szCs w:val="20"/>
              </w:rPr>
              <w:t>(0.007)</w:t>
            </w:r>
          </w:p>
        </w:tc>
        <w:tc>
          <w:tcPr>
            <w:tcW w:w="1440" w:type="dxa"/>
            <w:shd w:val="clear" w:color="auto" w:fill="auto"/>
            <w:noWrap/>
            <w:vAlign w:val="bottom"/>
            <w:hideMark/>
          </w:tcPr>
          <w:p w14:paraId="2342DBD3" w14:textId="77777777" w:rsidR="00B146CE" w:rsidRPr="00D74AD5" w:rsidRDefault="00B146CE" w:rsidP="00D7100B">
            <w:pPr>
              <w:jc w:val="right"/>
              <w:rPr>
                <w:color w:val="000000"/>
                <w:sz w:val="20"/>
                <w:szCs w:val="20"/>
              </w:rPr>
            </w:pPr>
            <w:r w:rsidRPr="00D74AD5">
              <w:rPr>
                <w:color w:val="000000"/>
                <w:sz w:val="20"/>
                <w:szCs w:val="20"/>
              </w:rPr>
              <w:t>(0.001)</w:t>
            </w:r>
          </w:p>
        </w:tc>
        <w:tc>
          <w:tcPr>
            <w:tcW w:w="1350" w:type="dxa"/>
            <w:shd w:val="clear" w:color="auto" w:fill="auto"/>
            <w:noWrap/>
            <w:vAlign w:val="bottom"/>
            <w:hideMark/>
          </w:tcPr>
          <w:p w14:paraId="56F7FF8C" w14:textId="77777777" w:rsidR="00B146CE" w:rsidRPr="00D74AD5" w:rsidRDefault="00B146CE" w:rsidP="00D7100B">
            <w:pPr>
              <w:jc w:val="right"/>
              <w:rPr>
                <w:color w:val="000000"/>
                <w:sz w:val="20"/>
                <w:szCs w:val="20"/>
              </w:rPr>
            </w:pPr>
            <w:r w:rsidRPr="00D74AD5">
              <w:rPr>
                <w:color w:val="000000"/>
                <w:sz w:val="20"/>
                <w:szCs w:val="20"/>
              </w:rPr>
              <w:t>(0.002)</w:t>
            </w:r>
          </w:p>
        </w:tc>
      </w:tr>
      <w:tr w:rsidR="00B146CE" w:rsidRPr="00D5209D" w14:paraId="539F4124" w14:textId="77777777" w:rsidTr="00D7100B">
        <w:trPr>
          <w:trHeight w:val="300"/>
        </w:trPr>
        <w:tc>
          <w:tcPr>
            <w:tcW w:w="3618" w:type="dxa"/>
            <w:shd w:val="clear" w:color="auto" w:fill="auto"/>
            <w:noWrap/>
            <w:hideMark/>
          </w:tcPr>
          <w:p w14:paraId="1FF49C65" w14:textId="77777777" w:rsidR="00B146CE" w:rsidRPr="00D74AD5" w:rsidRDefault="00B146CE" w:rsidP="00D7100B">
            <w:pPr>
              <w:rPr>
                <w:b/>
                <w:bCs/>
                <w:color w:val="000000"/>
                <w:sz w:val="20"/>
                <w:szCs w:val="20"/>
              </w:rPr>
            </w:pPr>
            <w:r w:rsidRPr="00D74AD5">
              <w:rPr>
                <w:b/>
                <w:bCs/>
                <w:color w:val="000000"/>
                <w:sz w:val="20"/>
                <w:szCs w:val="20"/>
              </w:rPr>
              <w:t>Zone 1</w:t>
            </w:r>
          </w:p>
        </w:tc>
        <w:tc>
          <w:tcPr>
            <w:tcW w:w="1487" w:type="dxa"/>
            <w:shd w:val="clear" w:color="auto" w:fill="auto"/>
            <w:noWrap/>
            <w:vAlign w:val="bottom"/>
            <w:hideMark/>
          </w:tcPr>
          <w:p w14:paraId="06209B93" w14:textId="77777777" w:rsidR="00B146CE" w:rsidRPr="00D74AD5" w:rsidRDefault="00B146CE" w:rsidP="00D7100B">
            <w:pPr>
              <w:jc w:val="right"/>
              <w:rPr>
                <w:color w:val="000000"/>
                <w:sz w:val="20"/>
                <w:szCs w:val="20"/>
              </w:rPr>
            </w:pPr>
            <w:r w:rsidRPr="00D74AD5">
              <w:rPr>
                <w:color w:val="000000"/>
                <w:sz w:val="20"/>
                <w:szCs w:val="20"/>
              </w:rPr>
              <w:t>-0.116***</w:t>
            </w:r>
          </w:p>
        </w:tc>
        <w:tc>
          <w:tcPr>
            <w:tcW w:w="1280" w:type="dxa"/>
            <w:shd w:val="clear" w:color="auto" w:fill="auto"/>
            <w:noWrap/>
            <w:vAlign w:val="bottom"/>
            <w:hideMark/>
          </w:tcPr>
          <w:p w14:paraId="2BFD0875" w14:textId="77777777" w:rsidR="00B146CE" w:rsidRPr="00D74AD5" w:rsidRDefault="00B146CE" w:rsidP="00D7100B">
            <w:pPr>
              <w:jc w:val="right"/>
              <w:rPr>
                <w:color w:val="000000"/>
                <w:sz w:val="20"/>
                <w:szCs w:val="20"/>
              </w:rPr>
            </w:pPr>
            <w:r w:rsidRPr="00D74AD5">
              <w:rPr>
                <w:color w:val="000000"/>
                <w:sz w:val="20"/>
                <w:szCs w:val="20"/>
              </w:rPr>
              <w:t>0.194***</w:t>
            </w:r>
          </w:p>
        </w:tc>
        <w:tc>
          <w:tcPr>
            <w:tcW w:w="1440" w:type="dxa"/>
            <w:shd w:val="clear" w:color="auto" w:fill="auto"/>
            <w:noWrap/>
            <w:vAlign w:val="bottom"/>
            <w:hideMark/>
          </w:tcPr>
          <w:p w14:paraId="253A30DF" w14:textId="77777777" w:rsidR="00B146CE" w:rsidRPr="00D74AD5" w:rsidRDefault="00B146CE" w:rsidP="00D7100B">
            <w:pPr>
              <w:jc w:val="right"/>
              <w:rPr>
                <w:color w:val="000000"/>
                <w:sz w:val="20"/>
                <w:szCs w:val="20"/>
              </w:rPr>
            </w:pPr>
            <w:r w:rsidRPr="00D74AD5">
              <w:rPr>
                <w:color w:val="000000"/>
                <w:sz w:val="20"/>
                <w:szCs w:val="20"/>
              </w:rPr>
              <w:t>-0.238***</w:t>
            </w:r>
          </w:p>
        </w:tc>
        <w:tc>
          <w:tcPr>
            <w:tcW w:w="1350" w:type="dxa"/>
            <w:shd w:val="clear" w:color="auto" w:fill="auto"/>
            <w:noWrap/>
            <w:vAlign w:val="bottom"/>
            <w:hideMark/>
          </w:tcPr>
          <w:p w14:paraId="44718F9D" w14:textId="77777777" w:rsidR="00B146CE" w:rsidRPr="00D74AD5" w:rsidRDefault="00B146CE" w:rsidP="00D7100B">
            <w:pPr>
              <w:jc w:val="right"/>
              <w:rPr>
                <w:color w:val="000000"/>
                <w:sz w:val="20"/>
                <w:szCs w:val="20"/>
              </w:rPr>
            </w:pPr>
            <w:r w:rsidRPr="00D74AD5">
              <w:rPr>
                <w:color w:val="000000"/>
                <w:sz w:val="20"/>
                <w:szCs w:val="20"/>
              </w:rPr>
              <w:t>-0.156***</w:t>
            </w:r>
          </w:p>
        </w:tc>
      </w:tr>
      <w:tr w:rsidR="00B146CE" w:rsidRPr="00D5209D" w14:paraId="2BA49282" w14:textId="77777777" w:rsidTr="00D7100B">
        <w:trPr>
          <w:trHeight w:val="300"/>
        </w:trPr>
        <w:tc>
          <w:tcPr>
            <w:tcW w:w="3618" w:type="dxa"/>
            <w:shd w:val="clear" w:color="auto" w:fill="auto"/>
            <w:noWrap/>
            <w:hideMark/>
          </w:tcPr>
          <w:p w14:paraId="1F92EA61"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62365F15" w14:textId="77777777" w:rsidR="00B146CE" w:rsidRPr="00D74AD5" w:rsidRDefault="00B146CE" w:rsidP="00D7100B">
            <w:pPr>
              <w:jc w:val="right"/>
              <w:rPr>
                <w:color w:val="000000"/>
                <w:sz w:val="20"/>
                <w:szCs w:val="20"/>
              </w:rPr>
            </w:pPr>
            <w:r w:rsidRPr="00D74AD5">
              <w:rPr>
                <w:color w:val="000000"/>
                <w:sz w:val="20"/>
                <w:szCs w:val="20"/>
              </w:rPr>
              <w:t>(0.027)</w:t>
            </w:r>
          </w:p>
        </w:tc>
        <w:tc>
          <w:tcPr>
            <w:tcW w:w="1280" w:type="dxa"/>
            <w:shd w:val="clear" w:color="auto" w:fill="auto"/>
            <w:noWrap/>
            <w:vAlign w:val="bottom"/>
            <w:hideMark/>
          </w:tcPr>
          <w:p w14:paraId="5AEA8C48" w14:textId="77777777" w:rsidR="00B146CE" w:rsidRPr="00D74AD5" w:rsidRDefault="00B146CE" w:rsidP="00D7100B">
            <w:pPr>
              <w:jc w:val="right"/>
              <w:rPr>
                <w:color w:val="000000"/>
                <w:sz w:val="20"/>
                <w:szCs w:val="20"/>
              </w:rPr>
            </w:pPr>
            <w:r w:rsidRPr="00D74AD5">
              <w:rPr>
                <w:color w:val="000000"/>
                <w:sz w:val="20"/>
                <w:szCs w:val="20"/>
              </w:rPr>
              <w:t>(0.032)</w:t>
            </w:r>
          </w:p>
        </w:tc>
        <w:tc>
          <w:tcPr>
            <w:tcW w:w="1440" w:type="dxa"/>
            <w:shd w:val="clear" w:color="auto" w:fill="auto"/>
            <w:noWrap/>
            <w:vAlign w:val="bottom"/>
            <w:hideMark/>
          </w:tcPr>
          <w:p w14:paraId="73149652" w14:textId="77777777" w:rsidR="00B146CE" w:rsidRPr="00D74AD5" w:rsidRDefault="00B146CE" w:rsidP="00D7100B">
            <w:pPr>
              <w:jc w:val="right"/>
              <w:rPr>
                <w:color w:val="000000"/>
                <w:sz w:val="20"/>
                <w:szCs w:val="20"/>
              </w:rPr>
            </w:pPr>
            <w:r w:rsidRPr="00D74AD5">
              <w:rPr>
                <w:color w:val="000000"/>
                <w:sz w:val="20"/>
                <w:szCs w:val="20"/>
              </w:rPr>
              <w:t>(0.046)</w:t>
            </w:r>
          </w:p>
        </w:tc>
        <w:tc>
          <w:tcPr>
            <w:tcW w:w="1350" w:type="dxa"/>
            <w:shd w:val="clear" w:color="auto" w:fill="auto"/>
            <w:noWrap/>
            <w:vAlign w:val="bottom"/>
            <w:hideMark/>
          </w:tcPr>
          <w:p w14:paraId="77D7C4C4" w14:textId="77777777" w:rsidR="00B146CE" w:rsidRPr="00D74AD5" w:rsidRDefault="00B146CE" w:rsidP="00D7100B">
            <w:pPr>
              <w:jc w:val="right"/>
              <w:rPr>
                <w:color w:val="000000"/>
                <w:sz w:val="20"/>
                <w:szCs w:val="20"/>
              </w:rPr>
            </w:pPr>
            <w:r w:rsidRPr="00D74AD5">
              <w:rPr>
                <w:color w:val="000000"/>
                <w:sz w:val="20"/>
                <w:szCs w:val="20"/>
              </w:rPr>
              <w:t>(0.049)</w:t>
            </w:r>
          </w:p>
        </w:tc>
      </w:tr>
      <w:tr w:rsidR="00B146CE" w:rsidRPr="00D5209D" w14:paraId="0D659859" w14:textId="77777777" w:rsidTr="00D7100B">
        <w:trPr>
          <w:trHeight w:val="300"/>
        </w:trPr>
        <w:tc>
          <w:tcPr>
            <w:tcW w:w="3618" w:type="dxa"/>
            <w:shd w:val="clear" w:color="auto" w:fill="auto"/>
            <w:noWrap/>
            <w:hideMark/>
          </w:tcPr>
          <w:p w14:paraId="63955014" w14:textId="77777777" w:rsidR="00B146CE" w:rsidRPr="00D74AD5" w:rsidRDefault="00B146CE" w:rsidP="00D7100B">
            <w:pPr>
              <w:rPr>
                <w:b/>
                <w:bCs/>
                <w:color w:val="000000"/>
                <w:sz w:val="20"/>
                <w:szCs w:val="20"/>
              </w:rPr>
            </w:pPr>
            <w:r w:rsidRPr="00D74AD5">
              <w:rPr>
                <w:b/>
                <w:bCs/>
                <w:color w:val="000000"/>
                <w:sz w:val="20"/>
                <w:szCs w:val="20"/>
              </w:rPr>
              <w:t>Zone 3</w:t>
            </w:r>
          </w:p>
        </w:tc>
        <w:tc>
          <w:tcPr>
            <w:tcW w:w="1487" w:type="dxa"/>
            <w:shd w:val="clear" w:color="auto" w:fill="auto"/>
            <w:noWrap/>
            <w:vAlign w:val="bottom"/>
            <w:hideMark/>
          </w:tcPr>
          <w:p w14:paraId="722DFAB6" w14:textId="77777777" w:rsidR="00B146CE" w:rsidRPr="00D74AD5" w:rsidRDefault="00B146CE" w:rsidP="00D7100B">
            <w:pPr>
              <w:jc w:val="right"/>
              <w:rPr>
                <w:color w:val="000000"/>
                <w:sz w:val="20"/>
                <w:szCs w:val="20"/>
              </w:rPr>
            </w:pPr>
            <w:r w:rsidRPr="00D74AD5">
              <w:rPr>
                <w:color w:val="000000"/>
                <w:sz w:val="20"/>
                <w:szCs w:val="20"/>
              </w:rPr>
              <w:t>-0.655***</w:t>
            </w:r>
          </w:p>
        </w:tc>
        <w:tc>
          <w:tcPr>
            <w:tcW w:w="1280" w:type="dxa"/>
            <w:shd w:val="clear" w:color="auto" w:fill="auto"/>
            <w:noWrap/>
            <w:vAlign w:val="bottom"/>
            <w:hideMark/>
          </w:tcPr>
          <w:p w14:paraId="68F80416" w14:textId="77777777" w:rsidR="00B146CE" w:rsidRPr="00D74AD5" w:rsidRDefault="00B146CE" w:rsidP="00D7100B">
            <w:pPr>
              <w:jc w:val="right"/>
              <w:rPr>
                <w:color w:val="000000"/>
                <w:sz w:val="20"/>
                <w:szCs w:val="20"/>
              </w:rPr>
            </w:pPr>
            <w:r w:rsidRPr="00D74AD5">
              <w:rPr>
                <w:color w:val="000000"/>
                <w:sz w:val="20"/>
                <w:szCs w:val="20"/>
              </w:rPr>
              <w:t>-0.600***</w:t>
            </w:r>
          </w:p>
        </w:tc>
        <w:tc>
          <w:tcPr>
            <w:tcW w:w="1440" w:type="dxa"/>
            <w:shd w:val="clear" w:color="auto" w:fill="auto"/>
            <w:noWrap/>
            <w:vAlign w:val="bottom"/>
            <w:hideMark/>
          </w:tcPr>
          <w:p w14:paraId="0DC1B675" w14:textId="77777777" w:rsidR="00B146CE" w:rsidRPr="00D74AD5" w:rsidRDefault="00B146CE" w:rsidP="00D7100B">
            <w:pPr>
              <w:jc w:val="right"/>
              <w:rPr>
                <w:color w:val="000000"/>
                <w:sz w:val="20"/>
                <w:szCs w:val="20"/>
              </w:rPr>
            </w:pPr>
            <w:r w:rsidRPr="00D74AD5">
              <w:rPr>
                <w:color w:val="000000"/>
                <w:sz w:val="20"/>
                <w:szCs w:val="20"/>
              </w:rPr>
              <w:t>-0.474***</w:t>
            </w:r>
          </w:p>
        </w:tc>
        <w:tc>
          <w:tcPr>
            <w:tcW w:w="1350" w:type="dxa"/>
            <w:shd w:val="clear" w:color="auto" w:fill="auto"/>
            <w:noWrap/>
            <w:vAlign w:val="bottom"/>
            <w:hideMark/>
          </w:tcPr>
          <w:p w14:paraId="5B8160A6" w14:textId="77777777" w:rsidR="00B146CE" w:rsidRPr="00D74AD5" w:rsidRDefault="00B146CE" w:rsidP="00D7100B">
            <w:pPr>
              <w:jc w:val="right"/>
              <w:rPr>
                <w:color w:val="000000"/>
                <w:sz w:val="20"/>
                <w:szCs w:val="20"/>
              </w:rPr>
            </w:pPr>
            <w:r w:rsidRPr="00D74AD5">
              <w:rPr>
                <w:color w:val="000000"/>
                <w:sz w:val="20"/>
                <w:szCs w:val="20"/>
              </w:rPr>
              <w:t>-0.574***</w:t>
            </w:r>
          </w:p>
        </w:tc>
      </w:tr>
      <w:tr w:rsidR="00B146CE" w:rsidRPr="00D5209D" w14:paraId="0F470207" w14:textId="77777777" w:rsidTr="00D7100B">
        <w:trPr>
          <w:trHeight w:val="300"/>
        </w:trPr>
        <w:tc>
          <w:tcPr>
            <w:tcW w:w="3618" w:type="dxa"/>
            <w:shd w:val="clear" w:color="auto" w:fill="auto"/>
            <w:noWrap/>
            <w:hideMark/>
          </w:tcPr>
          <w:p w14:paraId="0D925238"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4168F78D" w14:textId="77777777" w:rsidR="00B146CE" w:rsidRPr="00D74AD5" w:rsidRDefault="00B146CE" w:rsidP="00D7100B">
            <w:pPr>
              <w:jc w:val="right"/>
              <w:rPr>
                <w:color w:val="000000"/>
                <w:sz w:val="20"/>
                <w:szCs w:val="20"/>
              </w:rPr>
            </w:pPr>
            <w:r w:rsidRPr="00D74AD5">
              <w:rPr>
                <w:color w:val="000000"/>
                <w:sz w:val="20"/>
                <w:szCs w:val="20"/>
              </w:rPr>
              <w:t>(0.026)</w:t>
            </w:r>
          </w:p>
        </w:tc>
        <w:tc>
          <w:tcPr>
            <w:tcW w:w="1280" w:type="dxa"/>
            <w:shd w:val="clear" w:color="auto" w:fill="auto"/>
            <w:noWrap/>
            <w:vAlign w:val="bottom"/>
            <w:hideMark/>
          </w:tcPr>
          <w:p w14:paraId="72EDA174" w14:textId="77777777" w:rsidR="00B146CE" w:rsidRPr="00D74AD5" w:rsidRDefault="00B146CE" w:rsidP="00D7100B">
            <w:pPr>
              <w:jc w:val="right"/>
              <w:rPr>
                <w:color w:val="000000"/>
                <w:sz w:val="20"/>
                <w:szCs w:val="20"/>
              </w:rPr>
            </w:pPr>
            <w:r w:rsidRPr="00D74AD5">
              <w:rPr>
                <w:color w:val="000000"/>
                <w:sz w:val="20"/>
                <w:szCs w:val="20"/>
              </w:rPr>
              <w:t>(0.100)</w:t>
            </w:r>
          </w:p>
        </w:tc>
        <w:tc>
          <w:tcPr>
            <w:tcW w:w="1440" w:type="dxa"/>
            <w:shd w:val="clear" w:color="auto" w:fill="auto"/>
            <w:noWrap/>
            <w:vAlign w:val="bottom"/>
            <w:hideMark/>
          </w:tcPr>
          <w:p w14:paraId="2157D90D" w14:textId="77777777" w:rsidR="00B146CE" w:rsidRPr="00D74AD5" w:rsidRDefault="00B146CE" w:rsidP="00D7100B">
            <w:pPr>
              <w:jc w:val="right"/>
              <w:rPr>
                <w:color w:val="000000"/>
                <w:sz w:val="20"/>
                <w:szCs w:val="20"/>
              </w:rPr>
            </w:pPr>
            <w:r w:rsidRPr="00D74AD5">
              <w:rPr>
                <w:color w:val="000000"/>
                <w:sz w:val="20"/>
                <w:szCs w:val="20"/>
              </w:rPr>
              <w:t>(0.025)</w:t>
            </w:r>
          </w:p>
        </w:tc>
        <w:tc>
          <w:tcPr>
            <w:tcW w:w="1350" w:type="dxa"/>
            <w:shd w:val="clear" w:color="auto" w:fill="auto"/>
            <w:noWrap/>
            <w:vAlign w:val="bottom"/>
            <w:hideMark/>
          </w:tcPr>
          <w:p w14:paraId="422E8F94" w14:textId="77777777" w:rsidR="00B146CE" w:rsidRPr="00D74AD5" w:rsidRDefault="00B146CE" w:rsidP="00D7100B">
            <w:pPr>
              <w:jc w:val="right"/>
              <w:rPr>
                <w:color w:val="000000"/>
                <w:sz w:val="20"/>
                <w:szCs w:val="20"/>
              </w:rPr>
            </w:pPr>
            <w:r w:rsidRPr="00D74AD5">
              <w:rPr>
                <w:color w:val="000000"/>
                <w:sz w:val="20"/>
                <w:szCs w:val="20"/>
              </w:rPr>
              <w:t>(0.042)</w:t>
            </w:r>
          </w:p>
        </w:tc>
      </w:tr>
      <w:tr w:rsidR="00B146CE" w:rsidRPr="00D5209D" w14:paraId="24ECC0AD" w14:textId="77777777" w:rsidTr="00D7100B">
        <w:trPr>
          <w:trHeight w:val="300"/>
        </w:trPr>
        <w:tc>
          <w:tcPr>
            <w:tcW w:w="3618" w:type="dxa"/>
            <w:shd w:val="clear" w:color="auto" w:fill="auto"/>
            <w:noWrap/>
            <w:hideMark/>
          </w:tcPr>
          <w:p w14:paraId="3225712E" w14:textId="77777777" w:rsidR="00B146CE" w:rsidRPr="00D74AD5" w:rsidRDefault="00B146CE" w:rsidP="00D7100B">
            <w:pPr>
              <w:rPr>
                <w:b/>
                <w:bCs/>
                <w:color w:val="000000"/>
                <w:sz w:val="20"/>
                <w:szCs w:val="20"/>
              </w:rPr>
            </w:pPr>
            <w:r w:rsidRPr="00D74AD5">
              <w:rPr>
                <w:b/>
                <w:bCs/>
                <w:color w:val="000000"/>
                <w:sz w:val="20"/>
                <w:szCs w:val="20"/>
              </w:rPr>
              <w:t>Zone 4</w:t>
            </w:r>
          </w:p>
        </w:tc>
        <w:tc>
          <w:tcPr>
            <w:tcW w:w="1487" w:type="dxa"/>
            <w:shd w:val="clear" w:color="auto" w:fill="auto"/>
            <w:noWrap/>
            <w:vAlign w:val="bottom"/>
            <w:hideMark/>
          </w:tcPr>
          <w:p w14:paraId="6173B2BF" w14:textId="77777777" w:rsidR="00B146CE" w:rsidRPr="00D74AD5" w:rsidRDefault="00B146CE" w:rsidP="00D7100B">
            <w:pPr>
              <w:jc w:val="right"/>
              <w:rPr>
                <w:color w:val="000000"/>
                <w:sz w:val="20"/>
                <w:szCs w:val="20"/>
              </w:rPr>
            </w:pPr>
            <w:r w:rsidRPr="00D74AD5">
              <w:rPr>
                <w:color w:val="000000"/>
                <w:sz w:val="20"/>
                <w:szCs w:val="20"/>
              </w:rPr>
              <w:t>0.317***</w:t>
            </w:r>
          </w:p>
        </w:tc>
        <w:tc>
          <w:tcPr>
            <w:tcW w:w="1280" w:type="dxa"/>
            <w:shd w:val="clear" w:color="auto" w:fill="auto"/>
            <w:noWrap/>
            <w:vAlign w:val="bottom"/>
            <w:hideMark/>
          </w:tcPr>
          <w:p w14:paraId="2E9D3CB4" w14:textId="77777777" w:rsidR="00B146CE" w:rsidRPr="00D74AD5" w:rsidRDefault="00B146CE" w:rsidP="00D7100B">
            <w:pPr>
              <w:jc w:val="right"/>
              <w:rPr>
                <w:color w:val="000000"/>
                <w:sz w:val="20"/>
                <w:szCs w:val="20"/>
              </w:rPr>
            </w:pPr>
            <w:r w:rsidRPr="00D74AD5">
              <w:rPr>
                <w:color w:val="000000"/>
                <w:sz w:val="20"/>
                <w:szCs w:val="20"/>
              </w:rPr>
              <w:t>0.335***</w:t>
            </w:r>
          </w:p>
        </w:tc>
        <w:tc>
          <w:tcPr>
            <w:tcW w:w="1440" w:type="dxa"/>
            <w:shd w:val="clear" w:color="auto" w:fill="auto"/>
            <w:noWrap/>
            <w:vAlign w:val="bottom"/>
            <w:hideMark/>
          </w:tcPr>
          <w:p w14:paraId="612E8DC5" w14:textId="77777777" w:rsidR="00B146CE" w:rsidRPr="00D74AD5" w:rsidRDefault="00B146CE" w:rsidP="00D7100B">
            <w:pPr>
              <w:jc w:val="right"/>
              <w:rPr>
                <w:color w:val="000000"/>
                <w:sz w:val="20"/>
                <w:szCs w:val="20"/>
              </w:rPr>
            </w:pPr>
            <w:r w:rsidRPr="00D74AD5">
              <w:rPr>
                <w:color w:val="000000"/>
                <w:sz w:val="20"/>
                <w:szCs w:val="20"/>
              </w:rPr>
              <w:t>0.346***</w:t>
            </w:r>
          </w:p>
        </w:tc>
        <w:tc>
          <w:tcPr>
            <w:tcW w:w="1350" w:type="dxa"/>
            <w:shd w:val="clear" w:color="auto" w:fill="auto"/>
            <w:noWrap/>
            <w:vAlign w:val="bottom"/>
            <w:hideMark/>
          </w:tcPr>
          <w:p w14:paraId="5201AA3D" w14:textId="77777777" w:rsidR="00B146CE" w:rsidRPr="00D74AD5" w:rsidRDefault="00B146CE" w:rsidP="00D7100B">
            <w:pPr>
              <w:jc w:val="right"/>
              <w:rPr>
                <w:color w:val="000000"/>
                <w:sz w:val="20"/>
                <w:szCs w:val="20"/>
              </w:rPr>
            </w:pPr>
            <w:r w:rsidRPr="00D74AD5">
              <w:rPr>
                <w:color w:val="000000"/>
                <w:sz w:val="20"/>
                <w:szCs w:val="20"/>
              </w:rPr>
              <w:t>0.329***</w:t>
            </w:r>
          </w:p>
        </w:tc>
      </w:tr>
      <w:tr w:rsidR="00B146CE" w:rsidRPr="00D5209D" w14:paraId="36AC89A3" w14:textId="77777777" w:rsidTr="00D7100B">
        <w:trPr>
          <w:trHeight w:val="300"/>
        </w:trPr>
        <w:tc>
          <w:tcPr>
            <w:tcW w:w="3618" w:type="dxa"/>
            <w:shd w:val="clear" w:color="auto" w:fill="auto"/>
            <w:noWrap/>
            <w:hideMark/>
          </w:tcPr>
          <w:p w14:paraId="29A87082"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3DF105E4" w14:textId="77777777" w:rsidR="00B146CE" w:rsidRPr="00D74AD5" w:rsidRDefault="00B146CE" w:rsidP="00D7100B">
            <w:pPr>
              <w:jc w:val="right"/>
              <w:rPr>
                <w:color w:val="000000"/>
                <w:sz w:val="20"/>
                <w:szCs w:val="20"/>
              </w:rPr>
            </w:pPr>
            <w:r w:rsidRPr="00D74AD5">
              <w:rPr>
                <w:color w:val="000000"/>
                <w:sz w:val="20"/>
                <w:szCs w:val="20"/>
              </w:rPr>
              <w:t>(0.069)</w:t>
            </w:r>
          </w:p>
        </w:tc>
        <w:tc>
          <w:tcPr>
            <w:tcW w:w="1280" w:type="dxa"/>
            <w:shd w:val="clear" w:color="auto" w:fill="auto"/>
            <w:noWrap/>
            <w:vAlign w:val="bottom"/>
            <w:hideMark/>
          </w:tcPr>
          <w:p w14:paraId="627BCD6C" w14:textId="77777777" w:rsidR="00B146CE" w:rsidRPr="00D74AD5" w:rsidRDefault="00B146CE" w:rsidP="00D7100B">
            <w:pPr>
              <w:jc w:val="right"/>
              <w:rPr>
                <w:color w:val="000000"/>
                <w:sz w:val="20"/>
                <w:szCs w:val="20"/>
              </w:rPr>
            </w:pPr>
            <w:r w:rsidRPr="00D74AD5">
              <w:rPr>
                <w:color w:val="000000"/>
                <w:sz w:val="20"/>
                <w:szCs w:val="20"/>
              </w:rPr>
              <w:t>(0.110)</w:t>
            </w:r>
          </w:p>
        </w:tc>
        <w:tc>
          <w:tcPr>
            <w:tcW w:w="1440" w:type="dxa"/>
            <w:shd w:val="clear" w:color="auto" w:fill="auto"/>
            <w:noWrap/>
            <w:vAlign w:val="bottom"/>
            <w:hideMark/>
          </w:tcPr>
          <w:p w14:paraId="4284A105" w14:textId="77777777" w:rsidR="00B146CE" w:rsidRPr="00D74AD5" w:rsidRDefault="00B146CE" w:rsidP="00D7100B">
            <w:pPr>
              <w:jc w:val="right"/>
              <w:rPr>
                <w:color w:val="000000"/>
                <w:sz w:val="20"/>
                <w:szCs w:val="20"/>
              </w:rPr>
            </w:pPr>
            <w:r w:rsidRPr="00D74AD5">
              <w:rPr>
                <w:color w:val="000000"/>
                <w:sz w:val="20"/>
                <w:szCs w:val="20"/>
              </w:rPr>
              <w:t>(0.057)</w:t>
            </w:r>
          </w:p>
        </w:tc>
        <w:tc>
          <w:tcPr>
            <w:tcW w:w="1350" w:type="dxa"/>
            <w:shd w:val="clear" w:color="auto" w:fill="auto"/>
            <w:noWrap/>
            <w:vAlign w:val="bottom"/>
            <w:hideMark/>
          </w:tcPr>
          <w:p w14:paraId="75220F29" w14:textId="77777777" w:rsidR="00B146CE" w:rsidRPr="00D74AD5" w:rsidRDefault="00B146CE" w:rsidP="00D7100B">
            <w:pPr>
              <w:jc w:val="right"/>
              <w:rPr>
                <w:color w:val="000000"/>
                <w:sz w:val="20"/>
                <w:szCs w:val="20"/>
              </w:rPr>
            </w:pPr>
            <w:r w:rsidRPr="00D74AD5">
              <w:rPr>
                <w:color w:val="000000"/>
                <w:sz w:val="20"/>
                <w:szCs w:val="20"/>
              </w:rPr>
              <w:t>(0.051)</w:t>
            </w:r>
          </w:p>
        </w:tc>
      </w:tr>
      <w:tr w:rsidR="00B146CE" w:rsidRPr="00D5209D" w14:paraId="649A54E0" w14:textId="77777777" w:rsidTr="00D7100B">
        <w:trPr>
          <w:trHeight w:val="300"/>
        </w:trPr>
        <w:tc>
          <w:tcPr>
            <w:tcW w:w="3618" w:type="dxa"/>
            <w:shd w:val="clear" w:color="auto" w:fill="auto"/>
            <w:noWrap/>
            <w:hideMark/>
          </w:tcPr>
          <w:p w14:paraId="142901B7" w14:textId="77777777" w:rsidR="00B146CE" w:rsidRPr="00D74AD5" w:rsidRDefault="00B146CE" w:rsidP="00D7100B">
            <w:pPr>
              <w:rPr>
                <w:b/>
                <w:bCs/>
                <w:color w:val="000000"/>
                <w:sz w:val="20"/>
                <w:szCs w:val="20"/>
              </w:rPr>
            </w:pPr>
            <w:r w:rsidRPr="00D74AD5">
              <w:rPr>
                <w:b/>
                <w:bCs/>
                <w:color w:val="000000"/>
                <w:sz w:val="20"/>
                <w:szCs w:val="20"/>
              </w:rPr>
              <w:t>Age</w:t>
            </w:r>
          </w:p>
        </w:tc>
        <w:tc>
          <w:tcPr>
            <w:tcW w:w="1487" w:type="dxa"/>
            <w:shd w:val="clear" w:color="auto" w:fill="auto"/>
            <w:noWrap/>
            <w:vAlign w:val="bottom"/>
            <w:hideMark/>
          </w:tcPr>
          <w:p w14:paraId="0433989C" w14:textId="77777777" w:rsidR="00B146CE" w:rsidRPr="00D74AD5" w:rsidRDefault="00B146CE" w:rsidP="00D7100B">
            <w:pPr>
              <w:jc w:val="right"/>
              <w:rPr>
                <w:color w:val="000000"/>
                <w:sz w:val="20"/>
                <w:szCs w:val="20"/>
              </w:rPr>
            </w:pPr>
            <w:r w:rsidRPr="00D74AD5">
              <w:rPr>
                <w:color w:val="000000"/>
                <w:sz w:val="20"/>
                <w:szCs w:val="20"/>
              </w:rPr>
              <w:t>0.003</w:t>
            </w:r>
          </w:p>
        </w:tc>
        <w:tc>
          <w:tcPr>
            <w:tcW w:w="1280" w:type="dxa"/>
            <w:shd w:val="clear" w:color="auto" w:fill="auto"/>
            <w:noWrap/>
            <w:vAlign w:val="bottom"/>
            <w:hideMark/>
          </w:tcPr>
          <w:p w14:paraId="4A7244F4" w14:textId="77777777" w:rsidR="00B146CE" w:rsidRPr="00D74AD5" w:rsidRDefault="00B146CE" w:rsidP="00D7100B">
            <w:pPr>
              <w:jc w:val="right"/>
              <w:rPr>
                <w:color w:val="000000"/>
                <w:sz w:val="20"/>
                <w:szCs w:val="20"/>
              </w:rPr>
            </w:pPr>
            <w:r w:rsidRPr="00D74AD5">
              <w:rPr>
                <w:color w:val="000000"/>
                <w:sz w:val="20"/>
                <w:szCs w:val="20"/>
              </w:rPr>
              <w:t>0.003</w:t>
            </w:r>
          </w:p>
        </w:tc>
        <w:tc>
          <w:tcPr>
            <w:tcW w:w="1440" w:type="dxa"/>
            <w:shd w:val="clear" w:color="auto" w:fill="auto"/>
            <w:noWrap/>
            <w:vAlign w:val="bottom"/>
            <w:hideMark/>
          </w:tcPr>
          <w:p w14:paraId="1CCC2BE5" w14:textId="77777777" w:rsidR="00B146CE" w:rsidRPr="00D74AD5" w:rsidRDefault="00B146CE" w:rsidP="00D7100B">
            <w:pPr>
              <w:jc w:val="right"/>
              <w:rPr>
                <w:color w:val="000000"/>
                <w:sz w:val="20"/>
                <w:szCs w:val="20"/>
              </w:rPr>
            </w:pPr>
            <w:r w:rsidRPr="00D74AD5">
              <w:rPr>
                <w:color w:val="000000"/>
                <w:sz w:val="20"/>
                <w:szCs w:val="20"/>
              </w:rPr>
              <w:t>0.008***</w:t>
            </w:r>
          </w:p>
        </w:tc>
        <w:tc>
          <w:tcPr>
            <w:tcW w:w="1350" w:type="dxa"/>
            <w:shd w:val="clear" w:color="auto" w:fill="auto"/>
            <w:noWrap/>
            <w:vAlign w:val="bottom"/>
            <w:hideMark/>
          </w:tcPr>
          <w:p w14:paraId="5FBCAF34" w14:textId="77777777" w:rsidR="00B146CE" w:rsidRPr="00D74AD5" w:rsidRDefault="00B146CE" w:rsidP="00D7100B">
            <w:pPr>
              <w:jc w:val="right"/>
              <w:rPr>
                <w:color w:val="000000"/>
                <w:sz w:val="20"/>
                <w:szCs w:val="20"/>
              </w:rPr>
            </w:pPr>
            <w:r w:rsidRPr="00D74AD5">
              <w:rPr>
                <w:color w:val="000000"/>
                <w:sz w:val="20"/>
                <w:szCs w:val="20"/>
              </w:rPr>
              <w:t>0.015***</w:t>
            </w:r>
          </w:p>
        </w:tc>
      </w:tr>
      <w:tr w:rsidR="00B146CE" w:rsidRPr="00D5209D" w14:paraId="3922AF5A" w14:textId="77777777" w:rsidTr="00D7100B">
        <w:trPr>
          <w:trHeight w:val="300"/>
        </w:trPr>
        <w:tc>
          <w:tcPr>
            <w:tcW w:w="3618" w:type="dxa"/>
            <w:shd w:val="clear" w:color="auto" w:fill="auto"/>
            <w:noWrap/>
            <w:hideMark/>
          </w:tcPr>
          <w:p w14:paraId="0FB7004D"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7A93452A" w14:textId="77777777" w:rsidR="00B146CE" w:rsidRPr="00D74AD5" w:rsidRDefault="00B146CE" w:rsidP="00D7100B">
            <w:pPr>
              <w:jc w:val="right"/>
              <w:rPr>
                <w:color w:val="000000"/>
                <w:sz w:val="20"/>
                <w:szCs w:val="20"/>
              </w:rPr>
            </w:pPr>
            <w:r w:rsidRPr="00D74AD5">
              <w:rPr>
                <w:color w:val="000000"/>
                <w:sz w:val="20"/>
                <w:szCs w:val="20"/>
              </w:rPr>
              <w:t>(0.005)</w:t>
            </w:r>
          </w:p>
        </w:tc>
        <w:tc>
          <w:tcPr>
            <w:tcW w:w="1280" w:type="dxa"/>
            <w:shd w:val="clear" w:color="auto" w:fill="auto"/>
            <w:noWrap/>
            <w:vAlign w:val="bottom"/>
            <w:hideMark/>
          </w:tcPr>
          <w:p w14:paraId="7ED14920" w14:textId="77777777" w:rsidR="00B146CE" w:rsidRPr="00D74AD5" w:rsidRDefault="00B146CE" w:rsidP="00D7100B">
            <w:pPr>
              <w:jc w:val="right"/>
              <w:rPr>
                <w:color w:val="000000"/>
                <w:sz w:val="20"/>
                <w:szCs w:val="20"/>
              </w:rPr>
            </w:pPr>
            <w:r w:rsidRPr="00D74AD5">
              <w:rPr>
                <w:color w:val="000000"/>
                <w:sz w:val="20"/>
                <w:szCs w:val="20"/>
              </w:rPr>
              <w:t>(0.008)</w:t>
            </w:r>
          </w:p>
        </w:tc>
        <w:tc>
          <w:tcPr>
            <w:tcW w:w="1440" w:type="dxa"/>
            <w:shd w:val="clear" w:color="auto" w:fill="auto"/>
            <w:noWrap/>
            <w:vAlign w:val="bottom"/>
            <w:hideMark/>
          </w:tcPr>
          <w:p w14:paraId="3DEF4DFB" w14:textId="77777777" w:rsidR="00B146CE" w:rsidRPr="00D74AD5" w:rsidRDefault="00B146CE" w:rsidP="00D7100B">
            <w:pPr>
              <w:jc w:val="right"/>
              <w:rPr>
                <w:color w:val="000000"/>
                <w:sz w:val="20"/>
                <w:szCs w:val="20"/>
              </w:rPr>
            </w:pPr>
            <w:r w:rsidRPr="00D74AD5">
              <w:rPr>
                <w:color w:val="000000"/>
                <w:sz w:val="20"/>
                <w:szCs w:val="20"/>
              </w:rPr>
              <w:t>(0.003)</w:t>
            </w:r>
          </w:p>
        </w:tc>
        <w:tc>
          <w:tcPr>
            <w:tcW w:w="1350" w:type="dxa"/>
            <w:shd w:val="clear" w:color="auto" w:fill="auto"/>
            <w:noWrap/>
            <w:vAlign w:val="bottom"/>
            <w:hideMark/>
          </w:tcPr>
          <w:p w14:paraId="208F6BAE" w14:textId="77777777" w:rsidR="00B146CE" w:rsidRPr="00D74AD5" w:rsidRDefault="00B146CE" w:rsidP="00D7100B">
            <w:pPr>
              <w:jc w:val="right"/>
              <w:rPr>
                <w:color w:val="000000"/>
                <w:sz w:val="20"/>
                <w:szCs w:val="20"/>
              </w:rPr>
            </w:pPr>
            <w:r w:rsidRPr="00D74AD5">
              <w:rPr>
                <w:color w:val="000000"/>
                <w:sz w:val="20"/>
                <w:szCs w:val="20"/>
              </w:rPr>
              <w:t>(0.003)</w:t>
            </w:r>
          </w:p>
        </w:tc>
      </w:tr>
      <w:tr w:rsidR="00B146CE" w:rsidRPr="00D5209D" w14:paraId="7F2CE6A9" w14:textId="77777777" w:rsidTr="00D7100B">
        <w:trPr>
          <w:trHeight w:val="300"/>
        </w:trPr>
        <w:tc>
          <w:tcPr>
            <w:tcW w:w="3618" w:type="dxa"/>
            <w:shd w:val="clear" w:color="auto" w:fill="auto"/>
            <w:noWrap/>
            <w:hideMark/>
          </w:tcPr>
          <w:p w14:paraId="02ADF1EE" w14:textId="77777777" w:rsidR="00B146CE" w:rsidRPr="00D74AD5" w:rsidRDefault="00B146CE" w:rsidP="00D7100B">
            <w:pPr>
              <w:rPr>
                <w:b/>
                <w:bCs/>
                <w:color w:val="000000"/>
                <w:sz w:val="20"/>
                <w:szCs w:val="20"/>
              </w:rPr>
            </w:pPr>
            <w:r w:rsidRPr="00D74AD5">
              <w:rPr>
                <w:b/>
                <w:bCs/>
                <w:color w:val="000000"/>
                <w:sz w:val="20"/>
                <w:szCs w:val="20"/>
              </w:rPr>
              <w:t>Education</w:t>
            </w:r>
          </w:p>
        </w:tc>
        <w:tc>
          <w:tcPr>
            <w:tcW w:w="1487" w:type="dxa"/>
            <w:shd w:val="clear" w:color="auto" w:fill="auto"/>
            <w:noWrap/>
            <w:vAlign w:val="bottom"/>
            <w:hideMark/>
          </w:tcPr>
          <w:p w14:paraId="6626EFF4" w14:textId="77777777" w:rsidR="00B146CE" w:rsidRPr="00D74AD5" w:rsidRDefault="00B146CE" w:rsidP="00D7100B">
            <w:pPr>
              <w:jc w:val="right"/>
              <w:rPr>
                <w:color w:val="000000"/>
                <w:sz w:val="20"/>
                <w:szCs w:val="20"/>
              </w:rPr>
            </w:pPr>
            <w:r w:rsidRPr="00D74AD5">
              <w:rPr>
                <w:color w:val="000000"/>
                <w:sz w:val="20"/>
                <w:szCs w:val="20"/>
              </w:rPr>
              <w:t>-0.009</w:t>
            </w:r>
          </w:p>
        </w:tc>
        <w:tc>
          <w:tcPr>
            <w:tcW w:w="1280" w:type="dxa"/>
            <w:shd w:val="clear" w:color="auto" w:fill="auto"/>
            <w:noWrap/>
            <w:vAlign w:val="bottom"/>
            <w:hideMark/>
          </w:tcPr>
          <w:p w14:paraId="7ED06231" w14:textId="77777777" w:rsidR="00B146CE" w:rsidRPr="00D74AD5" w:rsidRDefault="00B146CE" w:rsidP="00D7100B">
            <w:pPr>
              <w:jc w:val="right"/>
              <w:rPr>
                <w:color w:val="000000"/>
                <w:sz w:val="20"/>
                <w:szCs w:val="20"/>
              </w:rPr>
            </w:pPr>
            <w:r w:rsidRPr="00D74AD5">
              <w:rPr>
                <w:color w:val="000000"/>
                <w:sz w:val="20"/>
                <w:szCs w:val="20"/>
              </w:rPr>
              <w:t>0.006</w:t>
            </w:r>
          </w:p>
        </w:tc>
        <w:tc>
          <w:tcPr>
            <w:tcW w:w="1440" w:type="dxa"/>
            <w:shd w:val="clear" w:color="auto" w:fill="auto"/>
            <w:noWrap/>
            <w:vAlign w:val="bottom"/>
            <w:hideMark/>
          </w:tcPr>
          <w:p w14:paraId="1B5400FE" w14:textId="77777777" w:rsidR="00B146CE" w:rsidRPr="00D74AD5" w:rsidRDefault="00B146CE" w:rsidP="00D7100B">
            <w:pPr>
              <w:jc w:val="right"/>
              <w:rPr>
                <w:color w:val="000000"/>
                <w:sz w:val="20"/>
                <w:szCs w:val="20"/>
              </w:rPr>
            </w:pPr>
            <w:r w:rsidRPr="00D74AD5">
              <w:rPr>
                <w:color w:val="000000"/>
                <w:sz w:val="20"/>
                <w:szCs w:val="20"/>
              </w:rPr>
              <w:t>0.002</w:t>
            </w:r>
          </w:p>
        </w:tc>
        <w:tc>
          <w:tcPr>
            <w:tcW w:w="1350" w:type="dxa"/>
            <w:shd w:val="clear" w:color="auto" w:fill="auto"/>
            <w:noWrap/>
            <w:vAlign w:val="bottom"/>
            <w:hideMark/>
          </w:tcPr>
          <w:p w14:paraId="00B6C840" w14:textId="77777777" w:rsidR="00B146CE" w:rsidRPr="00D74AD5" w:rsidRDefault="00B146CE" w:rsidP="00D7100B">
            <w:pPr>
              <w:jc w:val="right"/>
              <w:rPr>
                <w:color w:val="000000"/>
                <w:sz w:val="20"/>
                <w:szCs w:val="20"/>
              </w:rPr>
            </w:pPr>
            <w:r w:rsidRPr="00D74AD5">
              <w:rPr>
                <w:color w:val="000000"/>
                <w:sz w:val="20"/>
                <w:szCs w:val="20"/>
              </w:rPr>
              <w:t>0.012</w:t>
            </w:r>
          </w:p>
        </w:tc>
      </w:tr>
      <w:tr w:rsidR="00B146CE" w:rsidRPr="00D5209D" w14:paraId="00700B48" w14:textId="77777777" w:rsidTr="00D7100B">
        <w:trPr>
          <w:trHeight w:val="300"/>
        </w:trPr>
        <w:tc>
          <w:tcPr>
            <w:tcW w:w="3618" w:type="dxa"/>
            <w:shd w:val="clear" w:color="auto" w:fill="auto"/>
            <w:noWrap/>
            <w:hideMark/>
          </w:tcPr>
          <w:p w14:paraId="7899D010"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3FCFE5FB" w14:textId="77777777" w:rsidR="00B146CE" w:rsidRPr="00D74AD5" w:rsidRDefault="00B146CE" w:rsidP="00D7100B">
            <w:pPr>
              <w:jc w:val="right"/>
              <w:rPr>
                <w:color w:val="000000"/>
                <w:sz w:val="20"/>
                <w:szCs w:val="20"/>
              </w:rPr>
            </w:pPr>
            <w:r w:rsidRPr="00D74AD5">
              <w:rPr>
                <w:color w:val="000000"/>
                <w:sz w:val="20"/>
                <w:szCs w:val="20"/>
              </w:rPr>
              <w:t>(0.006)</w:t>
            </w:r>
          </w:p>
        </w:tc>
        <w:tc>
          <w:tcPr>
            <w:tcW w:w="1280" w:type="dxa"/>
            <w:shd w:val="clear" w:color="auto" w:fill="auto"/>
            <w:noWrap/>
            <w:vAlign w:val="bottom"/>
            <w:hideMark/>
          </w:tcPr>
          <w:p w14:paraId="25B6A4E1" w14:textId="77777777" w:rsidR="00B146CE" w:rsidRPr="00D74AD5" w:rsidRDefault="00B146CE" w:rsidP="00D7100B">
            <w:pPr>
              <w:jc w:val="right"/>
              <w:rPr>
                <w:color w:val="000000"/>
                <w:sz w:val="20"/>
                <w:szCs w:val="20"/>
              </w:rPr>
            </w:pPr>
            <w:r w:rsidRPr="00D74AD5">
              <w:rPr>
                <w:color w:val="000000"/>
                <w:sz w:val="20"/>
                <w:szCs w:val="20"/>
              </w:rPr>
              <w:t>(0.020)</w:t>
            </w:r>
          </w:p>
        </w:tc>
        <w:tc>
          <w:tcPr>
            <w:tcW w:w="1440" w:type="dxa"/>
            <w:shd w:val="clear" w:color="auto" w:fill="auto"/>
            <w:noWrap/>
            <w:vAlign w:val="bottom"/>
            <w:hideMark/>
          </w:tcPr>
          <w:p w14:paraId="6AE00548" w14:textId="77777777" w:rsidR="00B146CE" w:rsidRPr="00D74AD5" w:rsidRDefault="00B146CE" w:rsidP="00D7100B">
            <w:pPr>
              <w:jc w:val="right"/>
              <w:rPr>
                <w:color w:val="000000"/>
                <w:sz w:val="20"/>
                <w:szCs w:val="20"/>
              </w:rPr>
            </w:pPr>
            <w:r w:rsidRPr="00D74AD5">
              <w:rPr>
                <w:color w:val="000000"/>
                <w:sz w:val="20"/>
                <w:szCs w:val="20"/>
              </w:rPr>
              <w:t>(0.023)</w:t>
            </w:r>
          </w:p>
        </w:tc>
        <w:tc>
          <w:tcPr>
            <w:tcW w:w="1350" w:type="dxa"/>
            <w:shd w:val="clear" w:color="auto" w:fill="auto"/>
            <w:noWrap/>
            <w:vAlign w:val="bottom"/>
            <w:hideMark/>
          </w:tcPr>
          <w:p w14:paraId="2F37882E" w14:textId="77777777" w:rsidR="00B146CE" w:rsidRPr="00D74AD5" w:rsidRDefault="00B146CE" w:rsidP="00D7100B">
            <w:pPr>
              <w:jc w:val="right"/>
              <w:rPr>
                <w:color w:val="000000"/>
                <w:sz w:val="20"/>
                <w:szCs w:val="20"/>
              </w:rPr>
            </w:pPr>
            <w:r w:rsidRPr="00D74AD5">
              <w:rPr>
                <w:color w:val="000000"/>
                <w:sz w:val="20"/>
                <w:szCs w:val="20"/>
              </w:rPr>
              <w:t>(0.017)</w:t>
            </w:r>
          </w:p>
        </w:tc>
      </w:tr>
      <w:tr w:rsidR="00B146CE" w:rsidRPr="00D5209D" w14:paraId="307512D2" w14:textId="77777777" w:rsidTr="00D7100B">
        <w:trPr>
          <w:trHeight w:val="300"/>
        </w:trPr>
        <w:tc>
          <w:tcPr>
            <w:tcW w:w="3618" w:type="dxa"/>
            <w:shd w:val="clear" w:color="auto" w:fill="auto"/>
            <w:noWrap/>
            <w:hideMark/>
          </w:tcPr>
          <w:p w14:paraId="656D6FF8" w14:textId="77777777" w:rsidR="00B146CE" w:rsidRPr="00D74AD5" w:rsidRDefault="00B146CE" w:rsidP="00D7100B">
            <w:pPr>
              <w:rPr>
                <w:b/>
                <w:bCs/>
                <w:color w:val="000000"/>
                <w:sz w:val="20"/>
                <w:szCs w:val="20"/>
              </w:rPr>
            </w:pPr>
            <w:r w:rsidRPr="00D74AD5">
              <w:rPr>
                <w:b/>
                <w:bCs/>
                <w:color w:val="000000"/>
                <w:sz w:val="20"/>
                <w:szCs w:val="20"/>
              </w:rPr>
              <w:t>Household size</w:t>
            </w:r>
          </w:p>
        </w:tc>
        <w:tc>
          <w:tcPr>
            <w:tcW w:w="1487" w:type="dxa"/>
            <w:shd w:val="clear" w:color="auto" w:fill="auto"/>
            <w:noWrap/>
            <w:vAlign w:val="bottom"/>
            <w:hideMark/>
          </w:tcPr>
          <w:p w14:paraId="326D5A62" w14:textId="77777777" w:rsidR="00B146CE" w:rsidRPr="00D74AD5" w:rsidRDefault="00B146CE" w:rsidP="00D7100B">
            <w:pPr>
              <w:jc w:val="right"/>
              <w:rPr>
                <w:color w:val="000000"/>
                <w:sz w:val="20"/>
                <w:szCs w:val="20"/>
              </w:rPr>
            </w:pPr>
            <w:r w:rsidRPr="00D74AD5">
              <w:rPr>
                <w:color w:val="000000"/>
                <w:sz w:val="20"/>
                <w:szCs w:val="20"/>
              </w:rPr>
              <w:t>0.071***</w:t>
            </w:r>
          </w:p>
        </w:tc>
        <w:tc>
          <w:tcPr>
            <w:tcW w:w="1280" w:type="dxa"/>
            <w:shd w:val="clear" w:color="auto" w:fill="auto"/>
            <w:noWrap/>
            <w:vAlign w:val="bottom"/>
            <w:hideMark/>
          </w:tcPr>
          <w:p w14:paraId="28312603" w14:textId="77777777" w:rsidR="00B146CE" w:rsidRPr="00D74AD5" w:rsidRDefault="00B146CE" w:rsidP="00D7100B">
            <w:pPr>
              <w:jc w:val="right"/>
              <w:rPr>
                <w:color w:val="000000"/>
                <w:sz w:val="20"/>
                <w:szCs w:val="20"/>
              </w:rPr>
            </w:pPr>
            <w:r w:rsidRPr="00D74AD5">
              <w:rPr>
                <w:color w:val="000000"/>
                <w:sz w:val="20"/>
                <w:szCs w:val="20"/>
              </w:rPr>
              <w:t>0.049**</w:t>
            </w:r>
          </w:p>
        </w:tc>
        <w:tc>
          <w:tcPr>
            <w:tcW w:w="1440" w:type="dxa"/>
            <w:shd w:val="clear" w:color="auto" w:fill="auto"/>
            <w:noWrap/>
            <w:vAlign w:val="bottom"/>
            <w:hideMark/>
          </w:tcPr>
          <w:p w14:paraId="008C14B7" w14:textId="77777777" w:rsidR="00B146CE" w:rsidRPr="00D74AD5" w:rsidRDefault="00B146CE" w:rsidP="00D7100B">
            <w:pPr>
              <w:jc w:val="right"/>
              <w:rPr>
                <w:color w:val="000000"/>
                <w:sz w:val="20"/>
                <w:szCs w:val="20"/>
              </w:rPr>
            </w:pPr>
            <w:r w:rsidRPr="00D74AD5">
              <w:rPr>
                <w:color w:val="000000"/>
                <w:sz w:val="20"/>
                <w:szCs w:val="20"/>
              </w:rPr>
              <w:t>-0.003</w:t>
            </w:r>
          </w:p>
        </w:tc>
        <w:tc>
          <w:tcPr>
            <w:tcW w:w="1350" w:type="dxa"/>
            <w:shd w:val="clear" w:color="auto" w:fill="auto"/>
            <w:noWrap/>
            <w:vAlign w:val="bottom"/>
            <w:hideMark/>
          </w:tcPr>
          <w:p w14:paraId="190358DF" w14:textId="77777777" w:rsidR="00B146CE" w:rsidRPr="00D74AD5" w:rsidRDefault="00B146CE" w:rsidP="00D7100B">
            <w:pPr>
              <w:jc w:val="right"/>
              <w:rPr>
                <w:color w:val="000000"/>
                <w:sz w:val="20"/>
                <w:szCs w:val="20"/>
              </w:rPr>
            </w:pPr>
            <w:r w:rsidRPr="00D74AD5">
              <w:rPr>
                <w:color w:val="000000"/>
                <w:sz w:val="20"/>
                <w:szCs w:val="20"/>
              </w:rPr>
              <w:t>-0.014</w:t>
            </w:r>
          </w:p>
        </w:tc>
      </w:tr>
      <w:tr w:rsidR="00B146CE" w:rsidRPr="00D5209D" w14:paraId="77ADEC13" w14:textId="77777777" w:rsidTr="00D7100B">
        <w:trPr>
          <w:trHeight w:val="300"/>
        </w:trPr>
        <w:tc>
          <w:tcPr>
            <w:tcW w:w="3618" w:type="dxa"/>
            <w:shd w:val="clear" w:color="auto" w:fill="auto"/>
            <w:noWrap/>
            <w:hideMark/>
          </w:tcPr>
          <w:p w14:paraId="165FBCEC" w14:textId="77777777" w:rsidR="00B146CE" w:rsidRPr="00D74AD5" w:rsidRDefault="00B146CE" w:rsidP="00D7100B">
            <w:pPr>
              <w:rPr>
                <w:b/>
                <w:bCs/>
                <w:color w:val="000000"/>
                <w:sz w:val="20"/>
                <w:szCs w:val="20"/>
              </w:rPr>
            </w:pPr>
            <w:r w:rsidRPr="00D74AD5">
              <w:rPr>
                <w:b/>
                <w:bCs/>
                <w:color w:val="000000"/>
                <w:sz w:val="20"/>
                <w:szCs w:val="20"/>
              </w:rPr>
              <w:lastRenderedPageBreak/>
              <w:t> </w:t>
            </w:r>
          </w:p>
        </w:tc>
        <w:tc>
          <w:tcPr>
            <w:tcW w:w="1487" w:type="dxa"/>
            <w:shd w:val="clear" w:color="auto" w:fill="auto"/>
            <w:noWrap/>
            <w:vAlign w:val="bottom"/>
            <w:hideMark/>
          </w:tcPr>
          <w:p w14:paraId="71DF7586" w14:textId="77777777" w:rsidR="00B146CE" w:rsidRPr="00D74AD5" w:rsidRDefault="00B146CE" w:rsidP="00D7100B">
            <w:pPr>
              <w:jc w:val="right"/>
              <w:rPr>
                <w:color w:val="000000"/>
                <w:sz w:val="20"/>
                <w:szCs w:val="20"/>
              </w:rPr>
            </w:pPr>
            <w:r w:rsidRPr="00D74AD5">
              <w:rPr>
                <w:color w:val="000000"/>
                <w:sz w:val="20"/>
                <w:szCs w:val="20"/>
              </w:rPr>
              <w:t>(0.014)</w:t>
            </w:r>
          </w:p>
        </w:tc>
        <w:tc>
          <w:tcPr>
            <w:tcW w:w="1280" w:type="dxa"/>
            <w:shd w:val="clear" w:color="auto" w:fill="auto"/>
            <w:noWrap/>
            <w:vAlign w:val="bottom"/>
            <w:hideMark/>
          </w:tcPr>
          <w:p w14:paraId="24AC7853" w14:textId="77777777" w:rsidR="00B146CE" w:rsidRPr="00D74AD5" w:rsidRDefault="00B146CE" w:rsidP="00D7100B">
            <w:pPr>
              <w:jc w:val="right"/>
              <w:rPr>
                <w:color w:val="000000"/>
                <w:sz w:val="20"/>
                <w:szCs w:val="20"/>
              </w:rPr>
            </w:pPr>
            <w:r w:rsidRPr="00D74AD5">
              <w:rPr>
                <w:color w:val="000000"/>
                <w:sz w:val="20"/>
                <w:szCs w:val="20"/>
              </w:rPr>
              <w:t>(0.022)</w:t>
            </w:r>
          </w:p>
        </w:tc>
        <w:tc>
          <w:tcPr>
            <w:tcW w:w="1440" w:type="dxa"/>
            <w:shd w:val="clear" w:color="auto" w:fill="auto"/>
            <w:noWrap/>
            <w:vAlign w:val="bottom"/>
            <w:hideMark/>
          </w:tcPr>
          <w:p w14:paraId="0790D3C2" w14:textId="77777777" w:rsidR="00B146CE" w:rsidRPr="00D74AD5" w:rsidRDefault="00B146CE" w:rsidP="00D7100B">
            <w:pPr>
              <w:jc w:val="right"/>
              <w:rPr>
                <w:color w:val="000000"/>
                <w:sz w:val="20"/>
                <w:szCs w:val="20"/>
              </w:rPr>
            </w:pPr>
            <w:r w:rsidRPr="00D74AD5">
              <w:rPr>
                <w:color w:val="000000"/>
                <w:sz w:val="20"/>
                <w:szCs w:val="20"/>
              </w:rPr>
              <w:t>(0.013)</w:t>
            </w:r>
          </w:p>
        </w:tc>
        <w:tc>
          <w:tcPr>
            <w:tcW w:w="1350" w:type="dxa"/>
            <w:shd w:val="clear" w:color="auto" w:fill="auto"/>
            <w:noWrap/>
            <w:vAlign w:val="bottom"/>
            <w:hideMark/>
          </w:tcPr>
          <w:p w14:paraId="5A187784" w14:textId="77777777" w:rsidR="00B146CE" w:rsidRPr="00D74AD5" w:rsidRDefault="00B146CE" w:rsidP="00D7100B">
            <w:pPr>
              <w:jc w:val="right"/>
              <w:rPr>
                <w:color w:val="000000"/>
                <w:sz w:val="20"/>
                <w:szCs w:val="20"/>
              </w:rPr>
            </w:pPr>
            <w:r w:rsidRPr="00D74AD5">
              <w:rPr>
                <w:color w:val="000000"/>
                <w:sz w:val="20"/>
                <w:szCs w:val="20"/>
              </w:rPr>
              <w:t>(0.033)</w:t>
            </w:r>
          </w:p>
        </w:tc>
      </w:tr>
      <w:tr w:rsidR="00B146CE" w:rsidRPr="00D5209D" w14:paraId="2D32A795" w14:textId="77777777" w:rsidTr="00D7100B">
        <w:trPr>
          <w:trHeight w:val="300"/>
        </w:trPr>
        <w:tc>
          <w:tcPr>
            <w:tcW w:w="3618" w:type="dxa"/>
            <w:shd w:val="clear" w:color="auto" w:fill="auto"/>
            <w:noWrap/>
            <w:hideMark/>
          </w:tcPr>
          <w:p w14:paraId="66468F09" w14:textId="77777777" w:rsidR="00B146CE" w:rsidRPr="00D74AD5" w:rsidRDefault="00B146CE" w:rsidP="00D7100B">
            <w:pPr>
              <w:rPr>
                <w:b/>
                <w:bCs/>
                <w:color w:val="000000"/>
                <w:sz w:val="20"/>
                <w:szCs w:val="20"/>
              </w:rPr>
            </w:pPr>
            <w:r w:rsidRPr="00D74AD5">
              <w:rPr>
                <w:b/>
                <w:bCs/>
                <w:color w:val="000000"/>
                <w:sz w:val="20"/>
                <w:szCs w:val="20"/>
              </w:rPr>
              <w:t>Main occupation: Salaried employment</w:t>
            </w:r>
          </w:p>
        </w:tc>
        <w:tc>
          <w:tcPr>
            <w:tcW w:w="1487" w:type="dxa"/>
            <w:shd w:val="clear" w:color="auto" w:fill="auto"/>
            <w:noWrap/>
            <w:vAlign w:val="bottom"/>
            <w:hideMark/>
          </w:tcPr>
          <w:p w14:paraId="3BEA28F5" w14:textId="77777777" w:rsidR="00B146CE" w:rsidRPr="00D74AD5" w:rsidRDefault="00B146CE" w:rsidP="00D7100B">
            <w:pPr>
              <w:jc w:val="right"/>
              <w:rPr>
                <w:color w:val="000000"/>
                <w:sz w:val="20"/>
                <w:szCs w:val="20"/>
              </w:rPr>
            </w:pPr>
            <w:r w:rsidRPr="00D74AD5">
              <w:rPr>
                <w:color w:val="000000"/>
                <w:sz w:val="20"/>
                <w:szCs w:val="20"/>
              </w:rPr>
              <w:t>-0.137</w:t>
            </w:r>
          </w:p>
        </w:tc>
        <w:tc>
          <w:tcPr>
            <w:tcW w:w="1280" w:type="dxa"/>
            <w:shd w:val="clear" w:color="auto" w:fill="auto"/>
            <w:noWrap/>
            <w:vAlign w:val="bottom"/>
            <w:hideMark/>
          </w:tcPr>
          <w:p w14:paraId="21320CEE" w14:textId="77777777" w:rsidR="00B146CE" w:rsidRPr="00D74AD5" w:rsidRDefault="00B146CE" w:rsidP="00D7100B">
            <w:pPr>
              <w:jc w:val="right"/>
              <w:rPr>
                <w:color w:val="000000"/>
                <w:sz w:val="20"/>
                <w:szCs w:val="20"/>
              </w:rPr>
            </w:pPr>
            <w:r w:rsidRPr="00D74AD5">
              <w:rPr>
                <w:color w:val="000000"/>
                <w:sz w:val="20"/>
                <w:szCs w:val="20"/>
              </w:rPr>
              <w:t>-0.087</w:t>
            </w:r>
          </w:p>
        </w:tc>
        <w:tc>
          <w:tcPr>
            <w:tcW w:w="1440" w:type="dxa"/>
            <w:shd w:val="clear" w:color="auto" w:fill="auto"/>
            <w:noWrap/>
            <w:vAlign w:val="bottom"/>
            <w:hideMark/>
          </w:tcPr>
          <w:p w14:paraId="1826DCB5" w14:textId="77777777" w:rsidR="00B146CE" w:rsidRPr="00D74AD5" w:rsidRDefault="00B146CE" w:rsidP="00D7100B">
            <w:pPr>
              <w:jc w:val="right"/>
              <w:rPr>
                <w:color w:val="000000"/>
                <w:sz w:val="20"/>
                <w:szCs w:val="20"/>
              </w:rPr>
            </w:pPr>
            <w:r w:rsidRPr="00D74AD5">
              <w:rPr>
                <w:color w:val="000000"/>
                <w:sz w:val="20"/>
                <w:szCs w:val="20"/>
              </w:rPr>
              <w:t>0.302**</w:t>
            </w:r>
          </w:p>
        </w:tc>
        <w:tc>
          <w:tcPr>
            <w:tcW w:w="1350" w:type="dxa"/>
            <w:shd w:val="clear" w:color="auto" w:fill="auto"/>
            <w:noWrap/>
            <w:vAlign w:val="bottom"/>
            <w:hideMark/>
          </w:tcPr>
          <w:p w14:paraId="25EDC1DB" w14:textId="77777777" w:rsidR="00B146CE" w:rsidRPr="00D74AD5" w:rsidRDefault="00B146CE" w:rsidP="00D7100B">
            <w:pPr>
              <w:jc w:val="right"/>
              <w:rPr>
                <w:color w:val="000000"/>
                <w:sz w:val="20"/>
                <w:szCs w:val="20"/>
              </w:rPr>
            </w:pPr>
            <w:r w:rsidRPr="00D74AD5">
              <w:rPr>
                <w:color w:val="000000"/>
                <w:sz w:val="20"/>
                <w:szCs w:val="20"/>
              </w:rPr>
              <w:t>-0.009</w:t>
            </w:r>
          </w:p>
        </w:tc>
      </w:tr>
      <w:tr w:rsidR="00B146CE" w:rsidRPr="00D5209D" w14:paraId="2818B68E" w14:textId="77777777" w:rsidTr="00D7100B">
        <w:trPr>
          <w:trHeight w:val="300"/>
        </w:trPr>
        <w:tc>
          <w:tcPr>
            <w:tcW w:w="3618" w:type="dxa"/>
            <w:shd w:val="clear" w:color="auto" w:fill="auto"/>
            <w:noWrap/>
            <w:hideMark/>
          </w:tcPr>
          <w:p w14:paraId="0B53BB60"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264806DA" w14:textId="77777777" w:rsidR="00B146CE" w:rsidRPr="00D74AD5" w:rsidRDefault="00B146CE" w:rsidP="00D7100B">
            <w:pPr>
              <w:jc w:val="right"/>
              <w:rPr>
                <w:color w:val="000000"/>
                <w:sz w:val="20"/>
                <w:szCs w:val="20"/>
              </w:rPr>
            </w:pPr>
            <w:r w:rsidRPr="00D74AD5">
              <w:rPr>
                <w:color w:val="000000"/>
                <w:sz w:val="20"/>
                <w:szCs w:val="20"/>
              </w:rPr>
              <w:t>(0.246)</w:t>
            </w:r>
          </w:p>
        </w:tc>
        <w:tc>
          <w:tcPr>
            <w:tcW w:w="1280" w:type="dxa"/>
            <w:shd w:val="clear" w:color="auto" w:fill="auto"/>
            <w:noWrap/>
            <w:vAlign w:val="bottom"/>
            <w:hideMark/>
          </w:tcPr>
          <w:p w14:paraId="343B9CC8" w14:textId="77777777" w:rsidR="00B146CE" w:rsidRPr="00D74AD5" w:rsidRDefault="00B146CE" w:rsidP="00D7100B">
            <w:pPr>
              <w:jc w:val="right"/>
              <w:rPr>
                <w:color w:val="000000"/>
                <w:sz w:val="20"/>
                <w:szCs w:val="20"/>
              </w:rPr>
            </w:pPr>
            <w:r w:rsidRPr="00D74AD5">
              <w:rPr>
                <w:color w:val="000000"/>
                <w:sz w:val="20"/>
                <w:szCs w:val="20"/>
              </w:rPr>
              <w:t>(0.302)</w:t>
            </w:r>
          </w:p>
        </w:tc>
        <w:tc>
          <w:tcPr>
            <w:tcW w:w="1440" w:type="dxa"/>
            <w:shd w:val="clear" w:color="auto" w:fill="auto"/>
            <w:noWrap/>
            <w:vAlign w:val="bottom"/>
            <w:hideMark/>
          </w:tcPr>
          <w:p w14:paraId="6DFA7859" w14:textId="77777777" w:rsidR="00B146CE" w:rsidRPr="00D74AD5" w:rsidRDefault="00B146CE" w:rsidP="00D7100B">
            <w:pPr>
              <w:jc w:val="right"/>
              <w:rPr>
                <w:color w:val="000000"/>
                <w:sz w:val="20"/>
                <w:szCs w:val="20"/>
              </w:rPr>
            </w:pPr>
            <w:r w:rsidRPr="00D74AD5">
              <w:rPr>
                <w:color w:val="000000"/>
                <w:sz w:val="20"/>
                <w:szCs w:val="20"/>
              </w:rPr>
              <w:t>(0.141)</w:t>
            </w:r>
          </w:p>
        </w:tc>
        <w:tc>
          <w:tcPr>
            <w:tcW w:w="1350" w:type="dxa"/>
            <w:shd w:val="clear" w:color="auto" w:fill="auto"/>
            <w:noWrap/>
            <w:vAlign w:val="bottom"/>
            <w:hideMark/>
          </w:tcPr>
          <w:p w14:paraId="3CE7EA6A" w14:textId="77777777" w:rsidR="00B146CE" w:rsidRPr="00D74AD5" w:rsidRDefault="00B146CE" w:rsidP="00D7100B">
            <w:pPr>
              <w:jc w:val="right"/>
              <w:rPr>
                <w:color w:val="000000"/>
                <w:sz w:val="20"/>
                <w:szCs w:val="20"/>
              </w:rPr>
            </w:pPr>
            <w:r w:rsidRPr="00D74AD5">
              <w:rPr>
                <w:color w:val="000000"/>
                <w:sz w:val="20"/>
                <w:szCs w:val="20"/>
              </w:rPr>
              <w:t>(0.314)</w:t>
            </w:r>
          </w:p>
        </w:tc>
      </w:tr>
      <w:tr w:rsidR="00B146CE" w:rsidRPr="00D5209D" w14:paraId="00B4DEE1" w14:textId="77777777" w:rsidTr="00D7100B">
        <w:trPr>
          <w:trHeight w:val="300"/>
        </w:trPr>
        <w:tc>
          <w:tcPr>
            <w:tcW w:w="3618" w:type="dxa"/>
            <w:shd w:val="clear" w:color="auto" w:fill="auto"/>
            <w:noWrap/>
            <w:hideMark/>
          </w:tcPr>
          <w:p w14:paraId="57203B74" w14:textId="77777777" w:rsidR="00B146CE" w:rsidRPr="00D74AD5" w:rsidRDefault="00B146CE" w:rsidP="00D7100B">
            <w:pPr>
              <w:rPr>
                <w:b/>
                <w:bCs/>
                <w:color w:val="000000"/>
                <w:sz w:val="20"/>
                <w:szCs w:val="20"/>
              </w:rPr>
            </w:pPr>
            <w:r w:rsidRPr="00D74AD5">
              <w:rPr>
                <w:b/>
                <w:bCs/>
                <w:color w:val="000000"/>
                <w:sz w:val="20"/>
                <w:szCs w:val="20"/>
              </w:rPr>
              <w:t>const</w:t>
            </w:r>
          </w:p>
        </w:tc>
        <w:tc>
          <w:tcPr>
            <w:tcW w:w="1487" w:type="dxa"/>
            <w:shd w:val="clear" w:color="auto" w:fill="auto"/>
            <w:noWrap/>
            <w:vAlign w:val="bottom"/>
            <w:hideMark/>
          </w:tcPr>
          <w:p w14:paraId="0A95B121" w14:textId="77777777" w:rsidR="00B146CE" w:rsidRPr="00D74AD5" w:rsidRDefault="00B146CE" w:rsidP="00D7100B">
            <w:pPr>
              <w:jc w:val="right"/>
              <w:rPr>
                <w:color w:val="000000"/>
                <w:sz w:val="20"/>
                <w:szCs w:val="20"/>
              </w:rPr>
            </w:pPr>
            <w:r w:rsidRPr="00D74AD5">
              <w:rPr>
                <w:color w:val="000000"/>
                <w:sz w:val="20"/>
                <w:szCs w:val="20"/>
              </w:rPr>
              <w:t>-0.046</w:t>
            </w:r>
          </w:p>
        </w:tc>
        <w:tc>
          <w:tcPr>
            <w:tcW w:w="1280" w:type="dxa"/>
            <w:shd w:val="clear" w:color="auto" w:fill="auto"/>
            <w:noWrap/>
            <w:vAlign w:val="bottom"/>
            <w:hideMark/>
          </w:tcPr>
          <w:p w14:paraId="2BB8E641" w14:textId="77777777" w:rsidR="00B146CE" w:rsidRPr="00D74AD5" w:rsidRDefault="00B146CE" w:rsidP="00D7100B">
            <w:pPr>
              <w:jc w:val="right"/>
              <w:rPr>
                <w:color w:val="000000"/>
                <w:sz w:val="20"/>
                <w:szCs w:val="20"/>
              </w:rPr>
            </w:pPr>
            <w:r w:rsidRPr="00D74AD5">
              <w:rPr>
                <w:color w:val="000000"/>
                <w:sz w:val="20"/>
                <w:szCs w:val="20"/>
              </w:rPr>
              <w:t>-0.169</w:t>
            </w:r>
          </w:p>
        </w:tc>
        <w:tc>
          <w:tcPr>
            <w:tcW w:w="1440" w:type="dxa"/>
            <w:shd w:val="clear" w:color="auto" w:fill="auto"/>
            <w:noWrap/>
            <w:vAlign w:val="bottom"/>
            <w:hideMark/>
          </w:tcPr>
          <w:p w14:paraId="6F6605FB" w14:textId="77777777" w:rsidR="00B146CE" w:rsidRPr="00D74AD5" w:rsidRDefault="00B146CE" w:rsidP="00D7100B">
            <w:pPr>
              <w:jc w:val="right"/>
              <w:rPr>
                <w:color w:val="000000"/>
                <w:sz w:val="20"/>
                <w:szCs w:val="20"/>
              </w:rPr>
            </w:pPr>
            <w:r w:rsidRPr="00D74AD5">
              <w:rPr>
                <w:color w:val="000000"/>
                <w:sz w:val="20"/>
                <w:szCs w:val="20"/>
              </w:rPr>
              <w:t>0.146</w:t>
            </w:r>
          </w:p>
        </w:tc>
        <w:tc>
          <w:tcPr>
            <w:tcW w:w="1350" w:type="dxa"/>
            <w:shd w:val="clear" w:color="auto" w:fill="auto"/>
            <w:noWrap/>
            <w:vAlign w:val="bottom"/>
            <w:hideMark/>
          </w:tcPr>
          <w:p w14:paraId="38005B21" w14:textId="77777777" w:rsidR="00B146CE" w:rsidRPr="00D74AD5" w:rsidRDefault="00B146CE" w:rsidP="00D7100B">
            <w:pPr>
              <w:jc w:val="right"/>
              <w:rPr>
                <w:color w:val="000000"/>
                <w:sz w:val="20"/>
                <w:szCs w:val="20"/>
              </w:rPr>
            </w:pPr>
            <w:r w:rsidRPr="00D74AD5">
              <w:rPr>
                <w:color w:val="000000"/>
                <w:sz w:val="20"/>
                <w:szCs w:val="20"/>
              </w:rPr>
              <w:t>-0.232</w:t>
            </w:r>
          </w:p>
        </w:tc>
      </w:tr>
      <w:tr w:rsidR="00B146CE" w:rsidRPr="00D5209D" w14:paraId="3E691E50" w14:textId="77777777" w:rsidTr="00D7100B">
        <w:trPr>
          <w:trHeight w:val="300"/>
        </w:trPr>
        <w:tc>
          <w:tcPr>
            <w:tcW w:w="3618" w:type="dxa"/>
            <w:shd w:val="clear" w:color="auto" w:fill="auto"/>
            <w:noWrap/>
            <w:hideMark/>
          </w:tcPr>
          <w:p w14:paraId="35D701B4" w14:textId="77777777" w:rsidR="00B146CE" w:rsidRPr="00D74AD5" w:rsidRDefault="00B146CE" w:rsidP="00D7100B">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1469376D" w14:textId="77777777" w:rsidR="00B146CE" w:rsidRPr="00D74AD5" w:rsidRDefault="00B146CE" w:rsidP="00D7100B">
            <w:pPr>
              <w:jc w:val="right"/>
              <w:rPr>
                <w:color w:val="000000"/>
                <w:sz w:val="20"/>
                <w:szCs w:val="20"/>
              </w:rPr>
            </w:pPr>
            <w:r w:rsidRPr="00D74AD5">
              <w:rPr>
                <w:color w:val="000000"/>
                <w:sz w:val="20"/>
                <w:szCs w:val="20"/>
              </w:rPr>
              <w:t>(0.155)</w:t>
            </w:r>
          </w:p>
        </w:tc>
        <w:tc>
          <w:tcPr>
            <w:tcW w:w="1280" w:type="dxa"/>
            <w:shd w:val="clear" w:color="auto" w:fill="auto"/>
            <w:noWrap/>
            <w:vAlign w:val="bottom"/>
            <w:hideMark/>
          </w:tcPr>
          <w:p w14:paraId="23801828" w14:textId="77777777" w:rsidR="00B146CE" w:rsidRPr="00D74AD5" w:rsidRDefault="00B146CE" w:rsidP="00D7100B">
            <w:pPr>
              <w:jc w:val="right"/>
              <w:rPr>
                <w:color w:val="000000"/>
                <w:sz w:val="20"/>
                <w:szCs w:val="20"/>
              </w:rPr>
            </w:pPr>
            <w:r w:rsidRPr="00D74AD5">
              <w:rPr>
                <w:color w:val="000000"/>
                <w:sz w:val="20"/>
                <w:szCs w:val="20"/>
              </w:rPr>
              <w:t>(0.390)</w:t>
            </w:r>
          </w:p>
        </w:tc>
        <w:tc>
          <w:tcPr>
            <w:tcW w:w="1440" w:type="dxa"/>
            <w:shd w:val="clear" w:color="auto" w:fill="auto"/>
            <w:noWrap/>
            <w:vAlign w:val="bottom"/>
            <w:hideMark/>
          </w:tcPr>
          <w:p w14:paraId="042B7BEB" w14:textId="77777777" w:rsidR="00B146CE" w:rsidRPr="00D74AD5" w:rsidRDefault="00B146CE" w:rsidP="00D7100B">
            <w:pPr>
              <w:jc w:val="right"/>
              <w:rPr>
                <w:color w:val="000000"/>
                <w:sz w:val="20"/>
                <w:szCs w:val="20"/>
              </w:rPr>
            </w:pPr>
            <w:r w:rsidRPr="00D74AD5">
              <w:rPr>
                <w:color w:val="000000"/>
                <w:sz w:val="20"/>
                <w:szCs w:val="20"/>
              </w:rPr>
              <w:t>(0.355)</w:t>
            </w:r>
          </w:p>
        </w:tc>
        <w:tc>
          <w:tcPr>
            <w:tcW w:w="1350" w:type="dxa"/>
            <w:shd w:val="clear" w:color="auto" w:fill="auto"/>
            <w:noWrap/>
            <w:vAlign w:val="bottom"/>
            <w:hideMark/>
          </w:tcPr>
          <w:p w14:paraId="133DA17E" w14:textId="77777777" w:rsidR="00B146CE" w:rsidRPr="00D74AD5" w:rsidRDefault="00B146CE" w:rsidP="00D7100B">
            <w:pPr>
              <w:jc w:val="right"/>
              <w:rPr>
                <w:color w:val="000000"/>
                <w:sz w:val="20"/>
                <w:szCs w:val="20"/>
              </w:rPr>
            </w:pPr>
            <w:r w:rsidRPr="00D74AD5">
              <w:rPr>
                <w:color w:val="000000"/>
                <w:sz w:val="20"/>
                <w:szCs w:val="20"/>
              </w:rPr>
              <w:t>(0.185)</w:t>
            </w:r>
          </w:p>
        </w:tc>
      </w:tr>
      <w:tr w:rsidR="00B146CE" w:rsidRPr="00D5209D" w14:paraId="0636A971" w14:textId="77777777" w:rsidTr="00D7100B">
        <w:trPr>
          <w:trHeight w:val="300"/>
        </w:trPr>
        <w:tc>
          <w:tcPr>
            <w:tcW w:w="3618" w:type="dxa"/>
            <w:shd w:val="clear" w:color="auto" w:fill="auto"/>
            <w:noWrap/>
            <w:hideMark/>
          </w:tcPr>
          <w:p w14:paraId="61BCBE19" w14:textId="77777777" w:rsidR="00B146CE" w:rsidRPr="00D74AD5" w:rsidRDefault="00B146CE" w:rsidP="00D7100B">
            <w:pPr>
              <w:rPr>
                <w:b/>
                <w:bCs/>
                <w:color w:val="000000"/>
                <w:sz w:val="20"/>
                <w:szCs w:val="20"/>
              </w:rPr>
            </w:pPr>
            <w:r w:rsidRPr="00D74AD5">
              <w:rPr>
                <w:b/>
                <w:bCs/>
                <w:color w:val="000000"/>
                <w:sz w:val="20"/>
                <w:szCs w:val="20"/>
              </w:rPr>
              <w:t>N</w:t>
            </w:r>
          </w:p>
        </w:tc>
        <w:tc>
          <w:tcPr>
            <w:tcW w:w="1487" w:type="dxa"/>
            <w:shd w:val="clear" w:color="auto" w:fill="auto"/>
            <w:noWrap/>
            <w:vAlign w:val="bottom"/>
            <w:hideMark/>
          </w:tcPr>
          <w:p w14:paraId="20D5B986" w14:textId="77777777" w:rsidR="00B146CE" w:rsidRPr="00D74AD5" w:rsidRDefault="00B146CE" w:rsidP="00D7100B">
            <w:pPr>
              <w:jc w:val="right"/>
              <w:rPr>
                <w:color w:val="000000"/>
                <w:sz w:val="20"/>
                <w:szCs w:val="20"/>
              </w:rPr>
            </w:pPr>
            <w:r w:rsidRPr="00D74AD5">
              <w:rPr>
                <w:color w:val="000000"/>
                <w:sz w:val="20"/>
                <w:szCs w:val="20"/>
              </w:rPr>
              <w:t>729</w:t>
            </w:r>
          </w:p>
        </w:tc>
        <w:tc>
          <w:tcPr>
            <w:tcW w:w="1280" w:type="dxa"/>
            <w:shd w:val="clear" w:color="auto" w:fill="auto"/>
            <w:noWrap/>
            <w:vAlign w:val="bottom"/>
            <w:hideMark/>
          </w:tcPr>
          <w:p w14:paraId="423B077F" w14:textId="77777777" w:rsidR="00B146CE" w:rsidRPr="00D74AD5" w:rsidRDefault="00B146CE" w:rsidP="00D7100B">
            <w:pPr>
              <w:jc w:val="right"/>
              <w:rPr>
                <w:color w:val="000000"/>
                <w:sz w:val="20"/>
                <w:szCs w:val="20"/>
              </w:rPr>
            </w:pPr>
            <w:r w:rsidRPr="00D74AD5">
              <w:rPr>
                <w:color w:val="000000"/>
                <w:sz w:val="20"/>
                <w:szCs w:val="20"/>
              </w:rPr>
              <w:t>729</w:t>
            </w:r>
          </w:p>
        </w:tc>
        <w:tc>
          <w:tcPr>
            <w:tcW w:w="1440" w:type="dxa"/>
            <w:shd w:val="clear" w:color="auto" w:fill="auto"/>
            <w:noWrap/>
            <w:vAlign w:val="bottom"/>
            <w:hideMark/>
          </w:tcPr>
          <w:p w14:paraId="6D9B675B" w14:textId="77777777" w:rsidR="00B146CE" w:rsidRPr="00D74AD5" w:rsidRDefault="00B146CE" w:rsidP="00D7100B">
            <w:pPr>
              <w:jc w:val="right"/>
              <w:rPr>
                <w:color w:val="000000"/>
                <w:sz w:val="20"/>
                <w:szCs w:val="20"/>
              </w:rPr>
            </w:pPr>
            <w:r w:rsidRPr="00D74AD5">
              <w:rPr>
                <w:color w:val="000000"/>
                <w:sz w:val="20"/>
                <w:szCs w:val="20"/>
              </w:rPr>
              <w:t>729</w:t>
            </w:r>
          </w:p>
        </w:tc>
        <w:tc>
          <w:tcPr>
            <w:tcW w:w="1350" w:type="dxa"/>
            <w:shd w:val="clear" w:color="auto" w:fill="auto"/>
            <w:noWrap/>
            <w:vAlign w:val="bottom"/>
            <w:hideMark/>
          </w:tcPr>
          <w:p w14:paraId="7DD8EE30" w14:textId="77777777" w:rsidR="00B146CE" w:rsidRPr="00D74AD5" w:rsidRDefault="00B146CE" w:rsidP="00D7100B">
            <w:pPr>
              <w:jc w:val="right"/>
              <w:rPr>
                <w:color w:val="000000"/>
                <w:sz w:val="20"/>
                <w:szCs w:val="20"/>
              </w:rPr>
            </w:pPr>
            <w:r w:rsidRPr="00D74AD5">
              <w:rPr>
                <w:color w:val="000000"/>
                <w:sz w:val="20"/>
                <w:szCs w:val="20"/>
              </w:rPr>
              <w:t>729</w:t>
            </w:r>
          </w:p>
        </w:tc>
      </w:tr>
    </w:tbl>
    <w:p w14:paraId="7A0F0D38" w14:textId="77777777" w:rsidR="00B146CE" w:rsidRPr="00D5209D" w:rsidRDefault="00B146CE" w:rsidP="002324F5">
      <w:pPr>
        <w:pStyle w:val="Note"/>
      </w:pPr>
      <w:r w:rsidRPr="00D5209D">
        <w:t xml:space="preserve">Notes: </w:t>
      </w:r>
    </w:p>
    <w:p w14:paraId="2E7B0DE3" w14:textId="77777777" w:rsidR="00B146CE" w:rsidRPr="0042001B" w:rsidRDefault="00B146CE" w:rsidP="0042001B">
      <w:pPr>
        <w:pStyle w:val="Note"/>
      </w:pPr>
      <w:r w:rsidRPr="00D5209D">
        <w:t xml:space="preserve">1. The dependent variables are the self-reported ICV adoption and DNA test. The Self-report column </w:t>
      </w:r>
      <w:r w:rsidRPr="0042001B">
        <w:t>summarizes the results based on the male and female self-reported data, respectively. On the other hand, the DNA test summarizes the results of when the DNA test is assumed as the dependent variable for the male and female self-reported data.</w:t>
      </w:r>
    </w:p>
    <w:p w14:paraId="41D0908F" w14:textId="77777777" w:rsidR="00B146CE" w:rsidRPr="0042001B" w:rsidRDefault="00B146CE" w:rsidP="0042001B">
      <w:pPr>
        <w:pStyle w:val="Note"/>
      </w:pPr>
      <w:r w:rsidRPr="0042001B">
        <w:t xml:space="preserve">2. (*, **, ***) indicate statistical significance at the 10%, 5%, and 1% level. </w:t>
      </w:r>
    </w:p>
    <w:p w14:paraId="49EAEDF3" w14:textId="25AA6674" w:rsidR="00B146CE" w:rsidRPr="0042001B" w:rsidRDefault="00B146CE" w:rsidP="0042001B">
      <w:pPr>
        <w:pStyle w:val="Note"/>
      </w:pPr>
      <w:r w:rsidRPr="0042001B">
        <w:t xml:space="preserve">3. Standard errors are clustered by </w:t>
      </w:r>
      <w:r w:rsidR="0014270F" w:rsidRPr="0042001B">
        <w:t>region</w:t>
      </w:r>
      <w:r w:rsidR="00A242C5" w:rsidRPr="0042001B">
        <w:t xml:space="preserve"> and reported in the parentheses. </w:t>
      </w:r>
    </w:p>
    <w:p w14:paraId="76BD7C28" w14:textId="77777777" w:rsidR="001A201E" w:rsidRPr="001A201E" w:rsidRDefault="001A201E" w:rsidP="00CB3E7C">
      <w:pPr>
        <w:pStyle w:val="Note"/>
      </w:pPr>
    </w:p>
    <w:p w14:paraId="5CEA5EB7" w14:textId="44CBF4A1" w:rsidR="000612E6" w:rsidRDefault="00B146CE" w:rsidP="00B146CE">
      <w:pPr>
        <w:jc w:val="both"/>
      </w:pPr>
      <w:r w:rsidRPr="00D5209D">
        <w:t xml:space="preserve">It is noteworthy that, despite the statistical </w:t>
      </w:r>
      <w:r w:rsidR="003E030B">
        <w:t>differences</w:t>
      </w:r>
      <w:r w:rsidR="003E030B" w:rsidRPr="00D5209D">
        <w:t xml:space="preserve"> </w:t>
      </w:r>
      <w:r w:rsidRPr="00D5209D">
        <w:t xml:space="preserve">between the </w:t>
      </w:r>
      <w:r w:rsidR="009327A1">
        <w:t>wives’</w:t>
      </w:r>
      <w:r w:rsidR="00477483">
        <w:t xml:space="preserve"> </w:t>
      </w:r>
      <w:r w:rsidRPr="00D5209D">
        <w:t xml:space="preserve">self-reported data and the DNA testing results (referenced in Table </w:t>
      </w:r>
      <w:r>
        <w:t>3</w:t>
      </w:r>
      <w:r w:rsidRPr="00D5209D">
        <w:t xml:space="preserve">), </w:t>
      </w:r>
      <w:commentRangeStart w:id="108"/>
      <w:r w:rsidRPr="00D5209D">
        <w:t xml:space="preserve">the </w:t>
      </w:r>
      <w:r w:rsidR="003E030B">
        <w:t>regression</w:t>
      </w:r>
      <w:r w:rsidR="003E030B" w:rsidRPr="00D5209D">
        <w:t xml:space="preserve"> </w:t>
      </w:r>
      <w:r w:rsidRPr="00D5209D">
        <w:t xml:space="preserve">results positioned a consistency between the self-reported data from </w:t>
      </w:r>
      <w:r w:rsidR="000D7024">
        <w:t xml:space="preserve">women </w:t>
      </w:r>
      <w:r w:rsidRPr="00D5209D">
        <w:t>who identified themselves as household heads and the DNA testing results</w:t>
      </w:r>
      <w:commentRangeEnd w:id="108"/>
      <w:r w:rsidR="009327A1">
        <w:rPr>
          <w:rStyle w:val="CommentReference"/>
        </w:rPr>
        <w:commentReference w:id="108"/>
      </w:r>
      <w:r w:rsidRPr="00D5209D">
        <w:t xml:space="preserve">. </w:t>
      </w:r>
      <w:commentRangeStart w:id="109"/>
      <w:r w:rsidR="000612E6">
        <w:t>And</w:t>
      </w:r>
      <w:r w:rsidR="003D58F1">
        <w:t xml:space="preserve"> for what was different? And</w:t>
      </w:r>
      <w:r w:rsidR="000612E6">
        <w:t xml:space="preserve"> for husbands…</w:t>
      </w:r>
      <w:commentRangeEnd w:id="109"/>
      <w:r w:rsidR="000612E6">
        <w:rPr>
          <w:rStyle w:val="CommentReference"/>
        </w:rPr>
        <w:commentReference w:id="109"/>
      </w:r>
    </w:p>
    <w:p w14:paraId="54B7600A" w14:textId="20E55999" w:rsidR="00B146CE" w:rsidRPr="00D5209D" w:rsidRDefault="00B146CE" w:rsidP="00B146CE">
      <w:pPr>
        <w:jc w:val="both"/>
      </w:pPr>
      <w:commentRangeStart w:id="110"/>
      <w:r w:rsidRPr="00D5209D">
        <w:t>Notably,</w:t>
      </w:r>
      <w:r w:rsidR="000D7024">
        <w:t xml:space="preserve"> both </w:t>
      </w:r>
      <w:r w:rsidR="009327A1">
        <w:t>husbands and wives who identified as</w:t>
      </w:r>
      <w:r w:rsidRPr="00D5209D">
        <w:t xml:space="preserve"> household heads </w:t>
      </w:r>
      <w:r w:rsidR="00A311DC">
        <w:t>reported ICV adoption in concordance with the DNA testing</w:t>
      </w:r>
      <w:r w:rsidRPr="00D5209D">
        <w:t xml:space="preserve">. </w:t>
      </w:r>
      <w:r w:rsidR="00A311DC">
        <w:t xml:space="preserve">Since only 2% </w:t>
      </w:r>
      <w:r w:rsidR="00A311DC" w:rsidRPr="00A311DC">
        <w:t>of</w:t>
      </w:r>
      <w:r w:rsidR="00A311DC">
        <w:t xml:space="preserve"> wives (</w:t>
      </w:r>
      <w:r w:rsidR="00A311DC" w:rsidRPr="00091FDC">
        <w:t>n</w:t>
      </w:r>
      <w:r w:rsidR="00A311DC">
        <w:t>=13) identified</w:t>
      </w:r>
      <w:r w:rsidR="00B26648">
        <w:t xml:space="preserve"> as household heads</w:t>
      </w:r>
      <w:r w:rsidR="00A311DC">
        <w:t xml:space="preserve">, compared to </w:t>
      </w:r>
      <w:r w:rsidR="00113577">
        <w:t>over 99</w:t>
      </w:r>
      <w:r w:rsidR="00A311DC">
        <w:t xml:space="preserve">% of </w:t>
      </w:r>
      <w:commentRangeStart w:id="111"/>
      <w:r w:rsidR="00A311DC">
        <w:t>husbands</w:t>
      </w:r>
      <w:commentRangeEnd w:id="111"/>
      <w:r w:rsidR="004253F1">
        <w:rPr>
          <w:rStyle w:val="CommentReference"/>
        </w:rPr>
        <w:commentReference w:id="111"/>
      </w:r>
      <w:r w:rsidR="00A311DC">
        <w:t>)</w:t>
      </w:r>
      <w:r w:rsidR="00B26648">
        <w:t xml:space="preserve">, it is difficult to draw robust conclusions, but the results point at the position of household head in households where cassava cultivation is the main activity are </w:t>
      </w:r>
      <w:commentRangeStart w:id="112"/>
      <w:commentRangeEnd w:id="112"/>
      <w:r w:rsidR="000612E6">
        <w:rPr>
          <w:rStyle w:val="CommentReference"/>
        </w:rPr>
        <w:commentReference w:id="112"/>
      </w:r>
      <w:r w:rsidR="00653B4D">
        <w:t xml:space="preserve">more likely to identify improved varieties that align with </w:t>
      </w:r>
      <w:r w:rsidR="000612E6">
        <w:t xml:space="preserve">corresponding </w:t>
      </w:r>
      <w:r w:rsidR="00653B4D">
        <w:t>DNA analysis</w:t>
      </w:r>
      <w:r w:rsidR="00B26648">
        <w:t xml:space="preserve">. </w:t>
      </w:r>
      <w:commentRangeEnd w:id="110"/>
      <w:r w:rsidR="00D36691">
        <w:rPr>
          <w:rStyle w:val="CommentReference"/>
        </w:rPr>
        <w:commentReference w:id="110"/>
      </w:r>
    </w:p>
    <w:p w14:paraId="7E4D16B6" w14:textId="58CD4A04" w:rsidR="00B146CE" w:rsidRPr="00D5209D" w:rsidRDefault="00B146CE" w:rsidP="00450643">
      <w:pPr>
        <w:pStyle w:val="Heading2"/>
        <w:numPr>
          <w:ilvl w:val="1"/>
          <w:numId w:val="3"/>
        </w:numPr>
        <w:rPr>
          <w:rFonts w:cs="Times New Roman"/>
        </w:rPr>
      </w:pPr>
      <w:r>
        <w:t>G</w:t>
      </w:r>
      <w:r w:rsidRPr="00CC0F19">
        <w:t>ender disparities in technology adoption</w:t>
      </w:r>
    </w:p>
    <w:p w14:paraId="6E6D5028" w14:textId="7119B287" w:rsidR="00B146CE" w:rsidRPr="00D5209D" w:rsidRDefault="00B146CE" w:rsidP="00B146CE">
      <w:pPr>
        <w:jc w:val="both"/>
      </w:pPr>
      <w:commentRangeStart w:id="113"/>
      <w:r w:rsidRPr="00D5209D">
        <w:t xml:space="preserve">The dependent variable in the decomposition analysis is the ICV adoption in the plots that are managed by husbands and wives separately. </w:t>
      </w:r>
      <w:commentRangeEnd w:id="113"/>
      <w:r w:rsidR="00547D62">
        <w:rPr>
          <w:rStyle w:val="CommentReference"/>
        </w:rPr>
        <w:commentReference w:id="113"/>
      </w:r>
      <w:commentRangeStart w:id="114"/>
      <w:r w:rsidRPr="00D5209D">
        <w:t xml:space="preserve">The DNA fingerprinting test results are not applied </w:t>
      </w:r>
      <w:r w:rsidRPr="00D5209D">
        <w:lastRenderedPageBreak/>
        <w:t>in this gender decomposition analysis as the</w:t>
      </w:r>
      <w:commentRangeStart w:id="115"/>
      <w:r w:rsidRPr="00D5209D">
        <w:t xml:space="preserve"> DNA tests assessed household-level adoption, which does not distinguish between male and female </w:t>
      </w:r>
      <w:r w:rsidR="00913220">
        <w:t>managed plots</w:t>
      </w:r>
      <w:commentRangeEnd w:id="115"/>
      <w:r w:rsidR="00113577">
        <w:rPr>
          <w:rStyle w:val="CommentReference"/>
        </w:rPr>
        <w:commentReference w:id="115"/>
      </w:r>
      <w:r w:rsidR="00913220">
        <w:t>.</w:t>
      </w:r>
      <w:r w:rsidRPr="00D5209D">
        <w:t xml:space="preserve"> </w:t>
      </w:r>
      <w:commentRangeEnd w:id="114"/>
      <w:r w:rsidR="006D459C">
        <w:rPr>
          <w:rStyle w:val="CommentReference"/>
        </w:rPr>
        <w:commentReference w:id="114"/>
      </w:r>
      <w:r w:rsidRPr="00D5209D">
        <w:t xml:space="preserve">To address the issue of measurement error and to analyze gender differences, our focus shifts to plot-level data in this following empirical analysis of gender inequality in technology adoption (see Figure 4). This approach allows for a distinct comparison of plots managed by </w:t>
      </w:r>
      <w:r w:rsidR="006D459C">
        <w:t>husbands and wives</w:t>
      </w:r>
      <w:r w:rsidR="00C34B2D">
        <w:t>.</w:t>
      </w:r>
    </w:p>
    <w:p w14:paraId="72A8FB19" w14:textId="77777777" w:rsidR="00B146CE" w:rsidRPr="00D5209D" w:rsidRDefault="00B146CE" w:rsidP="00B146CE">
      <w:pPr>
        <w:jc w:val="both"/>
      </w:pPr>
    </w:p>
    <w:p w14:paraId="57B5F5ED" w14:textId="77777777" w:rsidR="00B146CE" w:rsidRPr="00D5209D" w:rsidRDefault="00B146CE" w:rsidP="00B146CE">
      <w:pPr>
        <w:jc w:val="center"/>
      </w:pPr>
      <w:commentRangeStart w:id="116"/>
      <w:r w:rsidRPr="00D5209D">
        <w:rPr>
          <w:noProof/>
        </w:rPr>
        <w:drawing>
          <wp:inline distT="0" distB="0" distL="0" distR="0" wp14:anchorId="5F6FEAC8" wp14:editId="638EEA26">
            <wp:extent cx="3657600" cy="2699308"/>
            <wp:effectExtent l="0" t="0" r="0" b="0"/>
            <wp:docPr id="1666522699" name="Picture 1666522699" descr="A graph of a number of icv pl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699" name="Picture 1666522699" descr="A graph of a number of icv plots&#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57600" cy="2699308"/>
                    </a:xfrm>
                    <a:prstGeom prst="rect">
                      <a:avLst/>
                    </a:prstGeom>
                  </pic:spPr>
                </pic:pic>
              </a:graphicData>
            </a:graphic>
          </wp:inline>
        </w:drawing>
      </w:r>
      <w:commentRangeEnd w:id="116"/>
      <w:r w:rsidR="006D459C">
        <w:rPr>
          <w:rStyle w:val="CommentReference"/>
        </w:rPr>
        <w:commentReference w:id="116"/>
      </w:r>
    </w:p>
    <w:p w14:paraId="2A2099E9" w14:textId="3350AF11" w:rsidR="00B146CE" w:rsidRPr="00D5209D" w:rsidRDefault="00B146CE" w:rsidP="00C34B2D">
      <w:pPr>
        <w:pStyle w:val="figure"/>
      </w:pPr>
      <w:commentRangeStart w:id="117"/>
      <w:r w:rsidRPr="00D5209D">
        <w:t xml:space="preserve">Figure 4. </w:t>
      </w:r>
      <w:commentRangeEnd w:id="117"/>
      <w:r w:rsidR="006D459C">
        <w:rPr>
          <w:rStyle w:val="CommentReference"/>
          <w:rFonts w:eastAsiaTheme="minorEastAsia" w:cstheme="minorBidi"/>
          <w:b w:val="0"/>
        </w:rPr>
        <w:commentReference w:id="117"/>
      </w:r>
      <w:r w:rsidRPr="00D5209D">
        <w:t xml:space="preserve">The comparison of the self-reported ICV adoption managed by </w:t>
      </w:r>
      <w:r w:rsidR="006D459C">
        <w:t>husbands and wives.</w:t>
      </w:r>
    </w:p>
    <w:p w14:paraId="6C4F358B" w14:textId="7EB4B36E" w:rsidR="008E1413" w:rsidRPr="008E1413" w:rsidRDefault="00B146CE" w:rsidP="008E1413">
      <w:pPr>
        <w:pStyle w:val="FootnoteText"/>
        <w:rPr>
          <w:sz w:val="24"/>
          <w:szCs w:val="24"/>
        </w:rPr>
      </w:pPr>
      <w:commentRangeStart w:id="118"/>
      <w:r w:rsidRPr="008E1413">
        <w:rPr>
          <w:sz w:val="24"/>
          <w:szCs w:val="24"/>
        </w:rPr>
        <w:t xml:space="preserve">Table 6 </w:t>
      </w:r>
      <w:commentRangeEnd w:id="118"/>
      <w:r w:rsidR="00FB46B8">
        <w:rPr>
          <w:rStyle w:val="CommentReference"/>
        </w:rPr>
        <w:commentReference w:id="118"/>
      </w:r>
      <w:r w:rsidRPr="008E1413">
        <w:rPr>
          <w:sz w:val="24"/>
          <w:szCs w:val="24"/>
        </w:rPr>
        <w:t xml:space="preserve">presents the Blinder-Oaxaca decomposition results of </w:t>
      </w:r>
      <w:r w:rsidR="000F4FFE" w:rsidRPr="008E1413">
        <w:rPr>
          <w:sz w:val="24"/>
          <w:szCs w:val="24"/>
        </w:rPr>
        <w:t xml:space="preserve">the spousal gap </w:t>
      </w:r>
      <w:r w:rsidRPr="008E1413">
        <w:rPr>
          <w:sz w:val="24"/>
          <w:szCs w:val="24"/>
        </w:rPr>
        <w:t xml:space="preserve">in ICV adoption. The adoption rate of ICV in separately managed plots is 0.17 and 0.65 for the </w:t>
      </w:r>
      <w:r w:rsidR="008E1413" w:rsidRPr="008E1413">
        <w:rPr>
          <w:sz w:val="24"/>
          <w:szCs w:val="24"/>
        </w:rPr>
        <w:t>wife and husband</w:t>
      </w:r>
      <w:r w:rsidR="00C32CD3" w:rsidRPr="008E1413">
        <w:rPr>
          <w:sz w:val="24"/>
          <w:szCs w:val="24"/>
        </w:rPr>
        <w:t xml:space="preserve"> plot manager</w:t>
      </w:r>
      <w:r w:rsidRPr="008E1413">
        <w:rPr>
          <w:sz w:val="24"/>
          <w:szCs w:val="24"/>
        </w:rPr>
        <w:t xml:space="preserve"> groups, respectivel</w:t>
      </w:r>
      <w:r w:rsidR="00A95209">
        <w:rPr>
          <w:sz w:val="24"/>
          <w:szCs w:val="24"/>
        </w:rPr>
        <w:t>y</w:t>
      </w:r>
      <w:r w:rsidRPr="008E1413">
        <w:rPr>
          <w:sz w:val="24"/>
          <w:szCs w:val="24"/>
        </w:rPr>
        <w:t xml:space="preserve">, indicating a notable difference of 0.48 between the two groups. </w:t>
      </w:r>
      <w:r w:rsidR="008E1413" w:rsidRPr="008E1413">
        <w:rPr>
          <w:sz w:val="24"/>
          <w:szCs w:val="24"/>
        </w:rPr>
        <w:t xml:space="preserve">The adoption rate </w:t>
      </w:r>
      <w:r w:rsidR="00FB46B8">
        <w:rPr>
          <w:sz w:val="24"/>
          <w:szCs w:val="24"/>
        </w:rPr>
        <w:t xml:space="preserve">for this analysis </w:t>
      </w:r>
      <w:r w:rsidR="008E1413" w:rsidRPr="008E1413">
        <w:rPr>
          <w:sz w:val="24"/>
          <w:szCs w:val="24"/>
        </w:rPr>
        <w:t>is lower than the household adoption rate because the decomposition analysis only focus</w:t>
      </w:r>
      <w:r w:rsidR="00FB46B8">
        <w:rPr>
          <w:sz w:val="24"/>
          <w:szCs w:val="24"/>
        </w:rPr>
        <w:t>es</w:t>
      </w:r>
      <w:r w:rsidR="008E1413" w:rsidRPr="008E1413">
        <w:rPr>
          <w:sz w:val="24"/>
          <w:szCs w:val="24"/>
        </w:rPr>
        <w:t xml:space="preserve"> on plots managed by either husbands or wives to identify </w:t>
      </w:r>
      <w:r w:rsidR="008E1413" w:rsidRPr="008E1413">
        <w:rPr>
          <w:sz w:val="24"/>
          <w:szCs w:val="24"/>
        </w:rPr>
        <w:lastRenderedPageBreak/>
        <w:t xml:space="preserve">the gender gap in technology adoption. In addition to these separately managed plots, it is important to acknowledge that households also have plots jointly managed by both spouses. </w:t>
      </w:r>
    </w:p>
    <w:p w14:paraId="5BBD5722" w14:textId="227554E3" w:rsidR="00B146CE" w:rsidRPr="00D5209D" w:rsidRDefault="00B146CE" w:rsidP="00B146CE">
      <w:pPr>
        <w:jc w:val="both"/>
      </w:pPr>
      <w:r w:rsidRPr="00D5209D">
        <w:t xml:space="preserve">The </w:t>
      </w:r>
      <w:r>
        <w:t>decomposition results</w:t>
      </w:r>
      <w:r w:rsidRPr="00D5209D">
        <w:t xml:space="preserve"> suggest that the </w:t>
      </w:r>
      <w:r w:rsidR="00914AFF">
        <w:t>spousal adoption</w:t>
      </w:r>
      <w:r w:rsidRPr="00D5209D">
        <w:t xml:space="preserve"> </w:t>
      </w:r>
      <w:r w:rsidR="000F4FFE">
        <w:t>gap</w:t>
      </w:r>
      <w:r w:rsidR="000F4FFE" w:rsidRPr="00D5209D">
        <w:t xml:space="preserve"> </w:t>
      </w:r>
      <w:r w:rsidRPr="00D5209D">
        <w:t>was primarily attributed to the differences in coefficients</w:t>
      </w:r>
      <w:r>
        <w:t>,</w:t>
      </w:r>
      <w:r w:rsidRPr="00D5209D">
        <w:t xml:space="preserve"> as the overall coefficient effect is 0.</w:t>
      </w:r>
      <w:r>
        <w:t>4</w:t>
      </w:r>
      <w:r w:rsidR="000F4FFE">
        <w:t>3</w:t>
      </w:r>
      <w:r w:rsidRPr="00D5209D">
        <w:t>, the endowment effect is 0.</w:t>
      </w:r>
      <w:r>
        <w:t>02</w:t>
      </w:r>
      <w:r w:rsidRPr="00D5209D">
        <w:t>, and the interaction effect is 0.</w:t>
      </w:r>
      <w:r>
        <w:t>04</w:t>
      </w:r>
      <w:r w:rsidRPr="00D5209D">
        <w:t xml:space="preserve"> (detailed in Table 5). </w:t>
      </w:r>
      <w:r w:rsidR="00FB46B8" w:rsidRPr="00D5209D">
        <w:t xml:space="preserve">Notably, the breakdown of endowment effects </w:t>
      </w:r>
      <w:r w:rsidR="00FB46B8">
        <w:t>illustrates</w:t>
      </w:r>
      <w:r w:rsidR="00FB46B8" w:rsidRPr="00D5209D">
        <w:t xml:space="preserve"> that </w:t>
      </w:r>
      <w:r w:rsidR="00FB46B8">
        <w:t>wives have less access to extension services compared to male</w:t>
      </w:r>
      <w:r w:rsidR="00FB46B8" w:rsidRPr="00D5209D">
        <w:t xml:space="preserve"> farmers (Table </w:t>
      </w:r>
      <w:r w:rsidR="00FB46B8">
        <w:t>6</w:t>
      </w:r>
      <w:r w:rsidR="00FB46B8" w:rsidRPr="00D5209D">
        <w:t xml:space="preserve">). Both cooperative memberships and extension services demonstrate a diminished impact on </w:t>
      </w:r>
      <w:r w:rsidR="00FB46B8">
        <w:t xml:space="preserve">wives’ ICV adoption </w:t>
      </w:r>
      <w:r w:rsidR="00FB46B8" w:rsidRPr="00D5209D">
        <w:t xml:space="preserve">compared to </w:t>
      </w:r>
      <w:r w:rsidR="00FB46B8">
        <w:t>husbands</w:t>
      </w:r>
      <w:r w:rsidR="00FB46B8" w:rsidRPr="00D5209D">
        <w:t xml:space="preserve">. </w:t>
      </w:r>
    </w:p>
    <w:p w14:paraId="09C4AA6B" w14:textId="77777777" w:rsidR="00B146CE" w:rsidRPr="00D5209D" w:rsidRDefault="00B146CE" w:rsidP="004253D6">
      <w:pPr>
        <w:pStyle w:val="table"/>
        <w:rPr>
          <w:noProof/>
        </w:rPr>
      </w:pPr>
      <w:r w:rsidRPr="00D5209D">
        <w:t xml:space="preserve">Table 6. </w:t>
      </w:r>
      <w:commentRangeStart w:id="119"/>
      <w:r w:rsidRPr="00D5209D">
        <w:t>The Blinder-Oaxaca decomposition results in gender inequality</w:t>
      </w:r>
      <w:r w:rsidRPr="00D5209D">
        <w:rPr>
          <w:noProof/>
        </w:rPr>
        <w:t xml:space="preserve"> </w:t>
      </w:r>
      <w:commentRangeEnd w:id="119"/>
      <w:r w:rsidR="00D66090">
        <w:rPr>
          <w:rStyle w:val="CommentReference"/>
          <w:rFonts w:eastAsiaTheme="minorEastAsia" w:cstheme="minorBidi"/>
          <w:b w:val="0"/>
        </w:rPr>
        <w:commentReference w:id="119"/>
      </w:r>
    </w:p>
    <w:tbl>
      <w:tblPr>
        <w:tblW w:w="8846" w:type="dxa"/>
        <w:tblBorders>
          <w:top w:val="single" w:sz="4" w:space="0" w:color="auto"/>
          <w:bottom w:val="single" w:sz="4" w:space="0" w:color="auto"/>
        </w:tblBorders>
        <w:tblLook w:val="04A0" w:firstRow="1" w:lastRow="0" w:firstColumn="1" w:lastColumn="0" w:noHBand="0" w:noVBand="1"/>
      </w:tblPr>
      <w:tblGrid>
        <w:gridCol w:w="3632"/>
        <w:gridCol w:w="1738"/>
        <w:gridCol w:w="1738"/>
        <w:gridCol w:w="1738"/>
      </w:tblGrid>
      <w:tr w:rsidR="00B146CE" w:rsidRPr="00CC0F19" w14:paraId="741A94E0" w14:textId="77777777" w:rsidTr="00D7100B">
        <w:trPr>
          <w:trHeight w:val="300"/>
        </w:trPr>
        <w:tc>
          <w:tcPr>
            <w:tcW w:w="3632" w:type="dxa"/>
            <w:tcBorders>
              <w:top w:val="single" w:sz="4" w:space="0" w:color="auto"/>
              <w:bottom w:val="nil"/>
            </w:tcBorders>
            <w:shd w:val="clear" w:color="auto" w:fill="auto"/>
            <w:noWrap/>
            <w:vAlign w:val="bottom"/>
            <w:hideMark/>
          </w:tcPr>
          <w:p w14:paraId="58CA7009" w14:textId="77777777" w:rsidR="00B146CE" w:rsidRPr="00CC0F19" w:rsidRDefault="00B146CE" w:rsidP="00D7100B">
            <w:pPr>
              <w:rPr>
                <w:sz w:val="20"/>
                <w:szCs w:val="20"/>
              </w:rPr>
            </w:pPr>
          </w:p>
        </w:tc>
        <w:tc>
          <w:tcPr>
            <w:tcW w:w="1738" w:type="dxa"/>
            <w:tcBorders>
              <w:top w:val="single" w:sz="4" w:space="0" w:color="auto"/>
              <w:bottom w:val="nil"/>
            </w:tcBorders>
            <w:shd w:val="clear" w:color="auto" w:fill="auto"/>
            <w:noWrap/>
            <w:hideMark/>
          </w:tcPr>
          <w:p w14:paraId="6938E6B4" w14:textId="24ED8505" w:rsidR="00B146CE" w:rsidRPr="00CC0F19" w:rsidRDefault="00FB46B8" w:rsidP="00D7100B">
            <w:pPr>
              <w:jc w:val="center"/>
              <w:rPr>
                <w:b/>
                <w:bCs/>
                <w:color w:val="000000"/>
                <w:sz w:val="20"/>
                <w:szCs w:val="20"/>
              </w:rPr>
            </w:pPr>
            <w:r>
              <w:rPr>
                <w:b/>
                <w:bCs/>
                <w:color w:val="000000"/>
                <w:sz w:val="20"/>
                <w:szCs w:val="20"/>
              </w:rPr>
              <w:t>Wife</w:t>
            </w:r>
            <w:r w:rsidR="00D66090">
              <w:rPr>
                <w:b/>
                <w:bCs/>
                <w:color w:val="000000"/>
                <w:sz w:val="20"/>
                <w:szCs w:val="20"/>
              </w:rPr>
              <w:t xml:space="preserve"> plot manager</w:t>
            </w:r>
          </w:p>
        </w:tc>
        <w:tc>
          <w:tcPr>
            <w:tcW w:w="1738" w:type="dxa"/>
            <w:tcBorders>
              <w:top w:val="single" w:sz="4" w:space="0" w:color="auto"/>
              <w:bottom w:val="nil"/>
            </w:tcBorders>
            <w:shd w:val="clear" w:color="auto" w:fill="auto"/>
            <w:noWrap/>
            <w:hideMark/>
          </w:tcPr>
          <w:p w14:paraId="46F774A3" w14:textId="600CE96B" w:rsidR="00B146CE" w:rsidRPr="00CC0F19" w:rsidRDefault="00FB46B8" w:rsidP="00D7100B">
            <w:pPr>
              <w:jc w:val="center"/>
              <w:rPr>
                <w:b/>
                <w:bCs/>
                <w:color w:val="000000"/>
                <w:sz w:val="20"/>
                <w:szCs w:val="20"/>
              </w:rPr>
            </w:pPr>
            <w:r>
              <w:rPr>
                <w:b/>
                <w:bCs/>
                <w:color w:val="000000"/>
                <w:sz w:val="20"/>
                <w:szCs w:val="20"/>
              </w:rPr>
              <w:t>Husband</w:t>
            </w:r>
            <w:r w:rsidR="00D66090">
              <w:rPr>
                <w:b/>
                <w:bCs/>
                <w:color w:val="000000"/>
                <w:sz w:val="20"/>
                <w:szCs w:val="20"/>
              </w:rPr>
              <w:t xml:space="preserve"> plot manager</w:t>
            </w:r>
          </w:p>
        </w:tc>
        <w:tc>
          <w:tcPr>
            <w:tcW w:w="1738" w:type="dxa"/>
            <w:tcBorders>
              <w:top w:val="single" w:sz="4" w:space="0" w:color="auto"/>
              <w:bottom w:val="nil"/>
            </w:tcBorders>
            <w:shd w:val="clear" w:color="auto" w:fill="auto"/>
            <w:noWrap/>
            <w:hideMark/>
          </w:tcPr>
          <w:p w14:paraId="1E42649D" w14:textId="77777777" w:rsidR="00B146CE" w:rsidRPr="00CC0F19" w:rsidRDefault="00B146CE" w:rsidP="00D7100B">
            <w:pPr>
              <w:jc w:val="center"/>
              <w:rPr>
                <w:b/>
                <w:bCs/>
                <w:color w:val="000000"/>
                <w:sz w:val="20"/>
                <w:szCs w:val="20"/>
              </w:rPr>
            </w:pPr>
            <w:r w:rsidRPr="00CC0F19">
              <w:rPr>
                <w:b/>
                <w:bCs/>
                <w:color w:val="000000"/>
                <w:sz w:val="20"/>
                <w:szCs w:val="20"/>
              </w:rPr>
              <w:t>Gap</w:t>
            </w:r>
          </w:p>
        </w:tc>
      </w:tr>
      <w:tr w:rsidR="00B146CE" w:rsidRPr="00CC0F19" w14:paraId="07E49F89" w14:textId="77777777" w:rsidTr="00D7100B">
        <w:trPr>
          <w:trHeight w:val="300"/>
        </w:trPr>
        <w:tc>
          <w:tcPr>
            <w:tcW w:w="3632" w:type="dxa"/>
            <w:tcBorders>
              <w:top w:val="nil"/>
              <w:bottom w:val="single" w:sz="4" w:space="0" w:color="auto"/>
            </w:tcBorders>
            <w:shd w:val="clear" w:color="auto" w:fill="auto"/>
            <w:noWrap/>
            <w:hideMark/>
          </w:tcPr>
          <w:p w14:paraId="3ACE5E45" w14:textId="77777777" w:rsidR="00B146CE" w:rsidRPr="00CC0F19" w:rsidRDefault="00B146CE" w:rsidP="00D7100B">
            <w:pPr>
              <w:jc w:val="center"/>
              <w:rPr>
                <w:b/>
                <w:bCs/>
                <w:color w:val="000000"/>
                <w:sz w:val="20"/>
                <w:szCs w:val="20"/>
              </w:rPr>
            </w:pPr>
            <w:r w:rsidRPr="00CC0F19">
              <w:rPr>
                <w:b/>
                <w:bCs/>
                <w:color w:val="000000"/>
                <w:sz w:val="20"/>
                <w:szCs w:val="20"/>
              </w:rPr>
              <w:t>Mean by gender</w:t>
            </w:r>
          </w:p>
        </w:tc>
        <w:tc>
          <w:tcPr>
            <w:tcW w:w="1738" w:type="dxa"/>
            <w:tcBorders>
              <w:top w:val="nil"/>
              <w:bottom w:val="single" w:sz="4" w:space="0" w:color="auto"/>
            </w:tcBorders>
            <w:shd w:val="clear" w:color="auto" w:fill="auto"/>
            <w:noWrap/>
            <w:vAlign w:val="bottom"/>
            <w:hideMark/>
          </w:tcPr>
          <w:p w14:paraId="1A035183" w14:textId="77777777" w:rsidR="00B146CE" w:rsidRPr="00CC0F19" w:rsidRDefault="00B146CE" w:rsidP="00D7100B">
            <w:pPr>
              <w:jc w:val="center"/>
              <w:rPr>
                <w:color w:val="000000"/>
                <w:sz w:val="20"/>
                <w:szCs w:val="20"/>
              </w:rPr>
            </w:pPr>
            <w:r w:rsidRPr="00CC0F19">
              <w:rPr>
                <w:color w:val="000000"/>
                <w:sz w:val="20"/>
                <w:szCs w:val="20"/>
              </w:rPr>
              <w:t>0.167</w:t>
            </w:r>
          </w:p>
        </w:tc>
        <w:tc>
          <w:tcPr>
            <w:tcW w:w="1738" w:type="dxa"/>
            <w:tcBorders>
              <w:top w:val="nil"/>
              <w:bottom w:val="single" w:sz="4" w:space="0" w:color="auto"/>
            </w:tcBorders>
            <w:shd w:val="clear" w:color="auto" w:fill="auto"/>
            <w:noWrap/>
            <w:vAlign w:val="bottom"/>
            <w:hideMark/>
          </w:tcPr>
          <w:p w14:paraId="0C5ADD45" w14:textId="77777777" w:rsidR="00B146CE" w:rsidRPr="00CC0F19" w:rsidRDefault="00B146CE" w:rsidP="00D7100B">
            <w:pPr>
              <w:jc w:val="center"/>
              <w:rPr>
                <w:color w:val="000000"/>
                <w:sz w:val="20"/>
                <w:szCs w:val="20"/>
              </w:rPr>
            </w:pPr>
            <w:r w:rsidRPr="00CC0F19">
              <w:rPr>
                <w:color w:val="000000"/>
                <w:sz w:val="20"/>
                <w:szCs w:val="20"/>
              </w:rPr>
              <w:t>0.647</w:t>
            </w:r>
          </w:p>
        </w:tc>
        <w:tc>
          <w:tcPr>
            <w:tcW w:w="1738" w:type="dxa"/>
            <w:tcBorders>
              <w:top w:val="nil"/>
              <w:bottom w:val="single" w:sz="4" w:space="0" w:color="auto"/>
            </w:tcBorders>
            <w:shd w:val="clear" w:color="auto" w:fill="auto"/>
            <w:noWrap/>
            <w:vAlign w:val="bottom"/>
            <w:hideMark/>
          </w:tcPr>
          <w:p w14:paraId="14E748E8" w14:textId="77777777" w:rsidR="00B146CE" w:rsidRPr="00CC0F19" w:rsidRDefault="00B146CE" w:rsidP="00D7100B">
            <w:pPr>
              <w:jc w:val="center"/>
              <w:rPr>
                <w:sz w:val="20"/>
                <w:szCs w:val="20"/>
              </w:rPr>
            </w:pPr>
            <w:r w:rsidRPr="00CC0F19">
              <w:rPr>
                <w:color w:val="000000"/>
                <w:sz w:val="20"/>
                <w:szCs w:val="20"/>
              </w:rPr>
              <w:t>-0.480</w:t>
            </w:r>
          </w:p>
        </w:tc>
      </w:tr>
      <w:tr w:rsidR="00B146CE" w:rsidRPr="00CC0F19" w14:paraId="0FFFA1E5" w14:textId="77777777" w:rsidTr="00D7100B">
        <w:trPr>
          <w:trHeight w:val="300"/>
        </w:trPr>
        <w:tc>
          <w:tcPr>
            <w:tcW w:w="3632" w:type="dxa"/>
            <w:tcBorders>
              <w:top w:val="single" w:sz="4" w:space="0" w:color="auto"/>
              <w:bottom w:val="nil"/>
            </w:tcBorders>
            <w:shd w:val="clear" w:color="auto" w:fill="auto"/>
            <w:noWrap/>
            <w:hideMark/>
          </w:tcPr>
          <w:p w14:paraId="68C90789" w14:textId="77777777" w:rsidR="00B146CE" w:rsidRPr="00CC0F19" w:rsidRDefault="00B146CE" w:rsidP="00D7100B">
            <w:pPr>
              <w:jc w:val="center"/>
              <w:rPr>
                <w:b/>
                <w:bCs/>
                <w:color w:val="000000"/>
                <w:sz w:val="20"/>
                <w:szCs w:val="20"/>
              </w:rPr>
            </w:pPr>
          </w:p>
        </w:tc>
        <w:tc>
          <w:tcPr>
            <w:tcW w:w="1738" w:type="dxa"/>
            <w:tcBorders>
              <w:top w:val="single" w:sz="4" w:space="0" w:color="auto"/>
              <w:bottom w:val="nil"/>
            </w:tcBorders>
            <w:shd w:val="clear" w:color="auto" w:fill="auto"/>
            <w:noWrap/>
            <w:vAlign w:val="bottom"/>
            <w:hideMark/>
          </w:tcPr>
          <w:p w14:paraId="0332F887" w14:textId="77777777" w:rsidR="00B146CE" w:rsidRPr="00CC0F19" w:rsidRDefault="00B146CE" w:rsidP="00D7100B">
            <w:pPr>
              <w:rPr>
                <w:color w:val="000000"/>
                <w:sz w:val="20"/>
                <w:szCs w:val="20"/>
              </w:rPr>
            </w:pPr>
          </w:p>
        </w:tc>
        <w:tc>
          <w:tcPr>
            <w:tcW w:w="1738" w:type="dxa"/>
            <w:tcBorders>
              <w:top w:val="single" w:sz="4" w:space="0" w:color="auto"/>
              <w:bottom w:val="nil"/>
            </w:tcBorders>
            <w:shd w:val="clear" w:color="auto" w:fill="auto"/>
            <w:noWrap/>
            <w:vAlign w:val="bottom"/>
            <w:hideMark/>
          </w:tcPr>
          <w:p w14:paraId="5574F9C8" w14:textId="77777777" w:rsidR="00B146CE" w:rsidRPr="00CC0F19" w:rsidRDefault="00B146CE" w:rsidP="00D7100B">
            <w:pPr>
              <w:rPr>
                <w:color w:val="000000"/>
                <w:sz w:val="20"/>
                <w:szCs w:val="20"/>
              </w:rPr>
            </w:pPr>
          </w:p>
        </w:tc>
        <w:tc>
          <w:tcPr>
            <w:tcW w:w="1738" w:type="dxa"/>
            <w:tcBorders>
              <w:top w:val="single" w:sz="4" w:space="0" w:color="auto"/>
              <w:bottom w:val="nil"/>
            </w:tcBorders>
            <w:shd w:val="clear" w:color="auto" w:fill="auto"/>
            <w:noWrap/>
            <w:vAlign w:val="bottom"/>
            <w:hideMark/>
          </w:tcPr>
          <w:p w14:paraId="039F43FB" w14:textId="77777777" w:rsidR="00B146CE" w:rsidRPr="00CC0F19" w:rsidRDefault="00B146CE" w:rsidP="00D7100B">
            <w:pPr>
              <w:rPr>
                <w:sz w:val="20"/>
                <w:szCs w:val="20"/>
              </w:rPr>
            </w:pPr>
          </w:p>
        </w:tc>
      </w:tr>
      <w:tr w:rsidR="00B146CE" w:rsidRPr="00CC0F19" w14:paraId="034628AB" w14:textId="77777777" w:rsidTr="00D7100B">
        <w:trPr>
          <w:trHeight w:val="300"/>
        </w:trPr>
        <w:tc>
          <w:tcPr>
            <w:tcW w:w="3632" w:type="dxa"/>
            <w:tcBorders>
              <w:top w:val="nil"/>
              <w:bottom w:val="single" w:sz="4" w:space="0" w:color="auto"/>
            </w:tcBorders>
            <w:shd w:val="clear" w:color="auto" w:fill="auto"/>
            <w:noWrap/>
            <w:hideMark/>
          </w:tcPr>
          <w:p w14:paraId="5CF27A06" w14:textId="77777777" w:rsidR="00B146CE" w:rsidRPr="00CC0F19" w:rsidRDefault="00B146CE" w:rsidP="00D7100B">
            <w:pPr>
              <w:jc w:val="center"/>
              <w:rPr>
                <w:b/>
                <w:bCs/>
                <w:color w:val="000000"/>
                <w:sz w:val="20"/>
                <w:szCs w:val="20"/>
              </w:rPr>
            </w:pPr>
            <w:r w:rsidRPr="00CC0F19">
              <w:rPr>
                <w:b/>
                <w:bCs/>
                <w:color w:val="000000"/>
                <w:sz w:val="20"/>
                <w:szCs w:val="20"/>
              </w:rPr>
              <w:t> </w:t>
            </w:r>
          </w:p>
        </w:tc>
        <w:tc>
          <w:tcPr>
            <w:tcW w:w="1738" w:type="dxa"/>
            <w:tcBorders>
              <w:top w:val="nil"/>
              <w:bottom w:val="single" w:sz="4" w:space="0" w:color="auto"/>
            </w:tcBorders>
            <w:shd w:val="clear" w:color="auto" w:fill="auto"/>
            <w:noWrap/>
            <w:vAlign w:val="bottom"/>
            <w:hideMark/>
          </w:tcPr>
          <w:p w14:paraId="5D401BFC" w14:textId="77777777" w:rsidR="00B146CE" w:rsidRPr="00CC0F19" w:rsidRDefault="00B146CE" w:rsidP="00D7100B">
            <w:pPr>
              <w:jc w:val="center"/>
              <w:rPr>
                <w:b/>
                <w:bCs/>
                <w:color w:val="000000"/>
                <w:sz w:val="20"/>
                <w:szCs w:val="20"/>
              </w:rPr>
            </w:pPr>
            <w:r w:rsidRPr="00CC0F19">
              <w:rPr>
                <w:b/>
                <w:bCs/>
                <w:color w:val="000000"/>
                <w:sz w:val="20"/>
                <w:szCs w:val="20"/>
              </w:rPr>
              <w:t>Endowments</w:t>
            </w:r>
          </w:p>
        </w:tc>
        <w:tc>
          <w:tcPr>
            <w:tcW w:w="1738" w:type="dxa"/>
            <w:tcBorders>
              <w:top w:val="nil"/>
              <w:bottom w:val="single" w:sz="4" w:space="0" w:color="auto"/>
            </w:tcBorders>
            <w:shd w:val="clear" w:color="auto" w:fill="auto"/>
            <w:noWrap/>
            <w:vAlign w:val="bottom"/>
            <w:hideMark/>
          </w:tcPr>
          <w:p w14:paraId="7F7E6A49" w14:textId="77777777" w:rsidR="00B146CE" w:rsidRPr="00CC0F19" w:rsidRDefault="00B146CE" w:rsidP="00D7100B">
            <w:pPr>
              <w:jc w:val="center"/>
              <w:rPr>
                <w:b/>
                <w:bCs/>
                <w:color w:val="000000"/>
                <w:sz w:val="20"/>
                <w:szCs w:val="20"/>
              </w:rPr>
            </w:pPr>
            <w:r w:rsidRPr="00CC0F19">
              <w:rPr>
                <w:b/>
                <w:bCs/>
                <w:color w:val="000000"/>
                <w:sz w:val="20"/>
                <w:szCs w:val="20"/>
              </w:rPr>
              <w:t>Coefficients</w:t>
            </w:r>
          </w:p>
        </w:tc>
        <w:tc>
          <w:tcPr>
            <w:tcW w:w="1738" w:type="dxa"/>
            <w:tcBorders>
              <w:top w:val="nil"/>
              <w:bottom w:val="single" w:sz="4" w:space="0" w:color="auto"/>
            </w:tcBorders>
            <w:shd w:val="clear" w:color="auto" w:fill="auto"/>
            <w:noWrap/>
            <w:vAlign w:val="bottom"/>
            <w:hideMark/>
          </w:tcPr>
          <w:p w14:paraId="2FC06742" w14:textId="77777777" w:rsidR="00B146CE" w:rsidRPr="00CC0F19" w:rsidRDefault="00B146CE" w:rsidP="00D7100B">
            <w:pPr>
              <w:jc w:val="center"/>
              <w:rPr>
                <w:b/>
                <w:bCs/>
                <w:color w:val="000000"/>
                <w:sz w:val="20"/>
                <w:szCs w:val="20"/>
              </w:rPr>
            </w:pPr>
            <w:r w:rsidRPr="00CC0F19">
              <w:rPr>
                <w:b/>
                <w:bCs/>
                <w:color w:val="000000"/>
                <w:sz w:val="20"/>
                <w:szCs w:val="20"/>
              </w:rPr>
              <w:t>Interaction</w:t>
            </w:r>
          </w:p>
        </w:tc>
      </w:tr>
      <w:tr w:rsidR="00B146CE" w:rsidRPr="00CC0F19" w14:paraId="67FBB11D" w14:textId="77777777" w:rsidTr="00D7100B">
        <w:trPr>
          <w:trHeight w:val="300"/>
        </w:trPr>
        <w:tc>
          <w:tcPr>
            <w:tcW w:w="3632" w:type="dxa"/>
            <w:tcBorders>
              <w:top w:val="single" w:sz="4" w:space="0" w:color="auto"/>
            </w:tcBorders>
            <w:shd w:val="clear" w:color="auto" w:fill="auto"/>
            <w:noWrap/>
            <w:hideMark/>
          </w:tcPr>
          <w:p w14:paraId="3592EBDB" w14:textId="77777777" w:rsidR="00B146CE" w:rsidRPr="00CC0F19" w:rsidRDefault="00B146CE" w:rsidP="00D7100B">
            <w:pPr>
              <w:rPr>
                <w:b/>
                <w:bCs/>
                <w:color w:val="000000"/>
                <w:sz w:val="20"/>
                <w:szCs w:val="20"/>
              </w:rPr>
            </w:pPr>
            <w:r w:rsidRPr="00CC0F19">
              <w:rPr>
                <w:b/>
                <w:bCs/>
                <w:color w:val="000000"/>
                <w:sz w:val="20"/>
                <w:szCs w:val="20"/>
              </w:rPr>
              <w:t>Aggregate decomposition</w:t>
            </w:r>
          </w:p>
        </w:tc>
        <w:tc>
          <w:tcPr>
            <w:tcW w:w="1738" w:type="dxa"/>
            <w:tcBorders>
              <w:top w:val="single" w:sz="4" w:space="0" w:color="auto"/>
            </w:tcBorders>
            <w:shd w:val="clear" w:color="auto" w:fill="auto"/>
            <w:noWrap/>
            <w:vAlign w:val="bottom"/>
            <w:hideMark/>
          </w:tcPr>
          <w:p w14:paraId="606F1231" w14:textId="77777777" w:rsidR="00B146CE" w:rsidRPr="00CC0F19" w:rsidRDefault="00B146CE" w:rsidP="00D7100B">
            <w:pPr>
              <w:jc w:val="right"/>
              <w:rPr>
                <w:color w:val="000000"/>
                <w:sz w:val="20"/>
                <w:szCs w:val="20"/>
              </w:rPr>
            </w:pPr>
            <w:r w:rsidRPr="00CC0F19">
              <w:rPr>
                <w:color w:val="000000"/>
                <w:sz w:val="20"/>
                <w:szCs w:val="20"/>
              </w:rPr>
              <w:t>-0.019</w:t>
            </w:r>
          </w:p>
        </w:tc>
        <w:tc>
          <w:tcPr>
            <w:tcW w:w="1738" w:type="dxa"/>
            <w:tcBorders>
              <w:top w:val="single" w:sz="4" w:space="0" w:color="auto"/>
            </w:tcBorders>
            <w:shd w:val="clear" w:color="auto" w:fill="auto"/>
            <w:noWrap/>
            <w:vAlign w:val="bottom"/>
            <w:hideMark/>
          </w:tcPr>
          <w:p w14:paraId="2019C648" w14:textId="77777777" w:rsidR="00B146CE" w:rsidRPr="00CC0F19" w:rsidRDefault="00B146CE" w:rsidP="00D7100B">
            <w:pPr>
              <w:jc w:val="right"/>
              <w:rPr>
                <w:color w:val="000000"/>
                <w:sz w:val="20"/>
                <w:szCs w:val="20"/>
              </w:rPr>
            </w:pPr>
            <w:r w:rsidRPr="00CC0F19">
              <w:rPr>
                <w:color w:val="000000"/>
                <w:sz w:val="20"/>
                <w:szCs w:val="20"/>
              </w:rPr>
              <w:t>-0.426 ***</w:t>
            </w:r>
          </w:p>
        </w:tc>
        <w:tc>
          <w:tcPr>
            <w:tcW w:w="1738" w:type="dxa"/>
            <w:tcBorders>
              <w:top w:val="single" w:sz="4" w:space="0" w:color="auto"/>
            </w:tcBorders>
            <w:shd w:val="clear" w:color="auto" w:fill="auto"/>
            <w:noWrap/>
            <w:vAlign w:val="bottom"/>
            <w:hideMark/>
          </w:tcPr>
          <w:p w14:paraId="17D881E3" w14:textId="77777777" w:rsidR="00B146CE" w:rsidRPr="00CC0F19" w:rsidRDefault="00B146CE" w:rsidP="00D7100B">
            <w:pPr>
              <w:jc w:val="right"/>
              <w:rPr>
                <w:color w:val="000000"/>
                <w:sz w:val="20"/>
                <w:szCs w:val="20"/>
              </w:rPr>
            </w:pPr>
            <w:r w:rsidRPr="00CC0F19">
              <w:rPr>
                <w:color w:val="000000"/>
                <w:sz w:val="20"/>
                <w:szCs w:val="20"/>
              </w:rPr>
              <w:t>-0.035</w:t>
            </w:r>
          </w:p>
        </w:tc>
      </w:tr>
      <w:tr w:rsidR="00B146CE" w:rsidRPr="00CC0F19" w14:paraId="25A618F1" w14:textId="77777777" w:rsidTr="00D7100B">
        <w:trPr>
          <w:trHeight w:val="300"/>
        </w:trPr>
        <w:tc>
          <w:tcPr>
            <w:tcW w:w="3632" w:type="dxa"/>
            <w:shd w:val="clear" w:color="auto" w:fill="auto"/>
            <w:noWrap/>
            <w:hideMark/>
          </w:tcPr>
          <w:p w14:paraId="3DC68299"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038CF1FD" w14:textId="77777777" w:rsidR="00B146CE" w:rsidRPr="00CC0F19" w:rsidRDefault="00B146CE" w:rsidP="00D7100B">
            <w:pPr>
              <w:jc w:val="right"/>
              <w:rPr>
                <w:color w:val="000000"/>
                <w:sz w:val="20"/>
                <w:szCs w:val="20"/>
              </w:rPr>
            </w:pPr>
            <w:r w:rsidRPr="00CC0F19">
              <w:rPr>
                <w:color w:val="000000"/>
                <w:sz w:val="20"/>
                <w:szCs w:val="20"/>
              </w:rPr>
              <w:t>(0.046)</w:t>
            </w:r>
          </w:p>
        </w:tc>
        <w:tc>
          <w:tcPr>
            <w:tcW w:w="1738" w:type="dxa"/>
            <w:shd w:val="clear" w:color="auto" w:fill="auto"/>
            <w:noWrap/>
            <w:vAlign w:val="bottom"/>
            <w:hideMark/>
          </w:tcPr>
          <w:p w14:paraId="512C388C" w14:textId="77777777" w:rsidR="00B146CE" w:rsidRPr="00CC0F19" w:rsidRDefault="00B146CE" w:rsidP="00D7100B">
            <w:pPr>
              <w:jc w:val="right"/>
              <w:rPr>
                <w:color w:val="000000"/>
                <w:sz w:val="20"/>
                <w:szCs w:val="20"/>
              </w:rPr>
            </w:pPr>
            <w:r w:rsidRPr="00CC0F19">
              <w:rPr>
                <w:color w:val="000000"/>
                <w:sz w:val="20"/>
                <w:szCs w:val="20"/>
              </w:rPr>
              <w:t>(0.058)</w:t>
            </w:r>
          </w:p>
        </w:tc>
        <w:tc>
          <w:tcPr>
            <w:tcW w:w="1738" w:type="dxa"/>
            <w:shd w:val="clear" w:color="auto" w:fill="auto"/>
            <w:noWrap/>
            <w:vAlign w:val="bottom"/>
            <w:hideMark/>
          </w:tcPr>
          <w:p w14:paraId="28823132" w14:textId="77777777" w:rsidR="00B146CE" w:rsidRPr="00CC0F19" w:rsidRDefault="00B146CE" w:rsidP="00D7100B">
            <w:pPr>
              <w:jc w:val="right"/>
              <w:rPr>
                <w:color w:val="000000"/>
                <w:sz w:val="20"/>
                <w:szCs w:val="20"/>
              </w:rPr>
            </w:pPr>
            <w:r w:rsidRPr="00CC0F19">
              <w:rPr>
                <w:color w:val="000000"/>
                <w:sz w:val="20"/>
                <w:szCs w:val="20"/>
              </w:rPr>
              <w:t>(0.055)</w:t>
            </w:r>
          </w:p>
        </w:tc>
      </w:tr>
      <w:tr w:rsidR="00B146CE" w:rsidRPr="00CC0F19" w14:paraId="1AB6DEFF" w14:textId="77777777" w:rsidTr="00D7100B">
        <w:trPr>
          <w:trHeight w:val="300"/>
        </w:trPr>
        <w:tc>
          <w:tcPr>
            <w:tcW w:w="3632" w:type="dxa"/>
            <w:shd w:val="clear" w:color="auto" w:fill="auto"/>
            <w:noWrap/>
            <w:hideMark/>
          </w:tcPr>
          <w:p w14:paraId="70179DDB" w14:textId="77777777" w:rsidR="00B146CE" w:rsidRPr="00CC0F19" w:rsidRDefault="00B146CE" w:rsidP="00D7100B">
            <w:pPr>
              <w:rPr>
                <w:color w:val="000000"/>
                <w:sz w:val="20"/>
                <w:szCs w:val="20"/>
              </w:rPr>
            </w:pPr>
            <w:r w:rsidRPr="00CC0F19">
              <w:rPr>
                <w:color w:val="000000"/>
                <w:sz w:val="20"/>
                <w:szCs w:val="20"/>
              </w:rPr>
              <w:t>Share of the gap</w:t>
            </w:r>
          </w:p>
        </w:tc>
        <w:tc>
          <w:tcPr>
            <w:tcW w:w="1738" w:type="dxa"/>
            <w:shd w:val="clear" w:color="auto" w:fill="auto"/>
            <w:noWrap/>
            <w:vAlign w:val="bottom"/>
            <w:hideMark/>
          </w:tcPr>
          <w:p w14:paraId="550FBF43" w14:textId="77777777" w:rsidR="00B146CE" w:rsidRPr="00CC0F19" w:rsidRDefault="00B146CE" w:rsidP="00D7100B">
            <w:pPr>
              <w:jc w:val="right"/>
              <w:rPr>
                <w:color w:val="000000"/>
                <w:sz w:val="20"/>
                <w:szCs w:val="20"/>
              </w:rPr>
            </w:pPr>
            <w:r w:rsidRPr="00CC0F19">
              <w:rPr>
                <w:color w:val="000000"/>
                <w:sz w:val="20"/>
                <w:szCs w:val="20"/>
              </w:rPr>
              <w:t>3.96\%</w:t>
            </w:r>
          </w:p>
        </w:tc>
        <w:tc>
          <w:tcPr>
            <w:tcW w:w="1738" w:type="dxa"/>
            <w:shd w:val="clear" w:color="auto" w:fill="auto"/>
            <w:noWrap/>
            <w:vAlign w:val="bottom"/>
            <w:hideMark/>
          </w:tcPr>
          <w:p w14:paraId="58294BF9" w14:textId="77777777" w:rsidR="00B146CE" w:rsidRPr="00CC0F19" w:rsidRDefault="00B146CE" w:rsidP="00D7100B">
            <w:pPr>
              <w:jc w:val="right"/>
              <w:rPr>
                <w:color w:val="000000"/>
                <w:sz w:val="20"/>
                <w:szCs w:val="20"/>
              </w:rPr>
            </w:pPr>
            <w:r w:rsidRPr="00CC0F19">
              <w:rPr>
                <w:color w:val="000000"/>
                <w:sz w:val="20"/>
                <w:szCs w:val="20"/>
              </w:rPr>
              <w:t>88.75\%</w:t>
            </w:r>
          </w:p>
        </w:tc>
        <w:tc>
          <w:tcPr>
            <w:tcW w:w="1738" w:type="dxa"/>
            <w:shd w:val="clear" w:color="auto" w:fill="auto"/>
            <w:noWrap/>
            <w:vAlign w:val="bottom"/>
            <w:hideMark/>
          </w:tcPr>
          <w:p w14:paraId="4354791B" w14:textId="77777777" w:rsidR="00B146CE" w:rsidRPr="00CC0F19" w:rsidRDefault="00B146CE" w:rsidP="00D7100B">
            <w:pPr>
              <w:jc w:val="right"/>
              <w:rPr>
                <w:color w:val="000000"/>
                <w:sz w:val="20"/>
                <w:szCs w:val="20"/>
              </w:rPr>
            </w:pPr>
            <w:r w:rsidRPr="00CC0F19">
              <w:rPr>
                <w:color w:val="000000"/>
                <w:sz w:val="20"/>
                <w:szCs w:val="20"/>
              </w:rPr>
              <w:t>7.29\%</w:t>
            </w:r>
          </w:p>
        </w:tc>
      </w:tr>
      <w:tr w:rsidR="00B146CE" w:rsidRPr="00CC0F19" w14:paraId="797BDB25" w14:textId="77777777" w:rsidTr="00D7100B">
        <w:trPr>
          <w:trHeight w:val="300"/>
        </w:trPr>
        <w:tc>
          <w:tcPr>
            <w:tcW w:w="3632" w:type="dxa"/>
            <w:shd w:val="clear" w:color="auto" w:fill="auto"/>
            <w:noWrap/>
            <w:hideMark/>
          </w:tcPr>
          <w:p w14:paraId="74959C79" w14:textId="77777777" w:rsidR="00B146CE" w:rsidRPr="00CC0F19" w:rsidRDefault="00B146CE" w:rsidP="00D7100B">
            <w:pPr>
              <w:rPr>
                <w:b/>
                <w:bCs/>
                <w:color w:val="000000"/>
                <w:sz w:val="20"/>
                <w:szCs w:val="20"/>
              </w:rPr>
            </w:pPr>
            <w:r w:rsidRPr="00CC0F19">
              <w:rPr>
                <w:b/>
                <w:bCs/>
                <w:color w:val="000000"/>
                <w:sz w:val="20"/>
                <w:szCs w:val="20"/>
              </w:rPr>
              <w:t>Detailed decomposition</w:t>
            </w:r>
          </w:p>
        </w:tc>
        <w:tc>
          <w:tcPr>
            <w:tcW w:w="1738" w:type="dxa"/>
            <w:shd w:val="clear" w:color="auto" w:fill="auto"/>
            <w:noWrap/>
            <w:vAlign w:val="bottom"/>
            <w:hideMark/>
          </w:tcPr>
          <w:p w14:paraId="2AA0C4DF" w14:textId="77777777" w:rsidR="00B146CE" w:rsidRPr="00CC0F19" w:rsidRDefault="00B146CE" w:rsidP="00D7100B">
            <w:pPr>
              <w:jc w:val="right"/>
              <w:rPr>
                <w:b/>
                <w:bCs/>
                <w:color w:val="000000"/>
                <w:sz w:val="20"/>
                <w:szCs w:val="20"/>
              </w:rPr>
            </w:pPr>
          </w:p>
        </w:tc>
        <w:tc>
          <w:tcPr>
            <w:tcW w:w="1738" w:type="dxa"/>
            <w:shd w:val="clear" w:color="auto" w:fill="auto"/>
            <w:noWrap/>
            <w:vAlign w:val="bottom"/>
            <w:hideMark/>
          </w:tcPr>
          <w:p w14:paraId="74AD5CAD" w14:textId="77777777" w:rsidR="00B146CE" w:rsidRPr="00CC0F19" w:rsidRDefault="00B146CE" w:rsidP="00D7100B">
            <w:pPr>
              <w:jc w:val="right"/>
              <w:rPr>
                <w:sz w:val="20"/>
                <w:szCs w:val="20"/>
              </w:rPr>
            </w:pPr>
          </w:p>
        </w:tc>
        <w:tc>
          <w:tcPr>
            <w:tcW w:w="1738" w:type="dxa"/>
            <w:shd w:val="clear" w:color="auto" w:fill="auto"/>
            <w:noWrap/>
            <w:vAlign w:val="bottom"/>
            <w:hideMark/>
          </w:tcPr>
          <w:p w14:paraId="39C9457F" w14:textId="77777777" w:rsidR="00B146CE" w:rsidRPr="00CC0F19" w:rsidRDefault="00B146CE" w:rsidP="00D7100B">
            <w:pPr>
              <w:jc w:val="right"/>
              <w:rPr>
                <w:sz w:val="20"/>
                <w:szCs w:val="20"/>
              </w:rPr>
            </w:pPr>
          </w:p>
        </w:tc>
      </w:tr>
      <w:tr w:rsidR="00B146CE" w:rsidRPr="00CC0F19" w14:paraId="0C706248" w14:textId="77777777" w:rsidTr="00D7100B">
        <w:trPr>
          <w:trHeight w:val="300"/>
        </w:trPr>
        <w:tc>
          <w:tcPr>
            <w:tcW w:w="3632" w:type="dxa"/>
            <w:shd w:val="clear" w:color="auto" w:fill="auto"/>
            <w:noWrap/>
            <w:hideMark/>
          </w:tcPr>
          <w:p w14:paraId="1F931B9F" w14:textId="77777777" w:rsidR="00B146CE" w:rsidRPr="00CC0F19" w:rsidRDefault="00B146CE" w:rsidP="00D7100B">
            <w:pPr>
              <w:rPr>
                <w:color w:val="000000"/>
                <w:sz w:val="20"/>
                <w:szCs w:val="20"/>
              </w:rPr>
            </w:pPr>
            <w:r w:rsidRPr="00CC0F19">
              <w:rPr>
                <w:color w:val="000000"/>
                <w:sz w:val="20"/>
                <w:szCs w:val="20"/>
              </w:rPr>
              <w:t>constant</w:t>
            </w:r>
          </w:p>
        </w:tc>
        <w:tc>
          <w:tcPr>
            <w:tcW w:w="1738" w:type="dxa"/>
            <w:shd w:val="clear" w:color="auto" w:fill="auto"/>
            <w:noWrap/>
            <w:vAlign w:val="bottom"/>
            <w:hideMark/>
          </w:tcPr>
          <w:p w14:paraId="69975BEE"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6EAEAA00" w14:textId="77777777" w:rsidR="00B146CE" w:rsidRPr="00CC0F19" w:rsidRDefault="00B146CE" w:rsidP="00D7100B">
            <w:pPr>
              <w:jc w:val="right"/>
              <w:rPr>
                <w:color w:val="000000"/>
                <w:sz w:val="20"/>
                <w:szCs w:val="20"/>
              </w:rPr>
            </w:pPr>
            <w:r w:rsidRPr="00CC0F19">
              <w:rPr>
                <w:color w:val="000000"/>
                <w:sz w:val="20"/>
                <w:szCs w:val="20"/>
              </w:rPr>
              <w:t>-0.547 **</w:t>
            </w:r>
          </w:p>
        </w:tc>
        <w:tc>
          <w:tcPr>
            <w:tcW w:w="1738" w:type="dxa"/>
            <w:shd w:val="clear" w:color="auto" w:fill="auto"/>
            <w:noWrap/>
            <w:vAlign w:val="bottom"/>
            <w:hideMark/>
          </w:tcPr>
          <w:p w14:paraId="3DBCBB76"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692AF454" w14:textId="77777777" w:rsidTr="00D7100B">
        <w:trPr>
          <w:trHeight w:val="300"/>
        </w:trPr>
        <w:tc>
          <w:tcPr>
            <w:tcW w:w="3632" w:type="dxa"/>
            <w:shd w:val="clear" w:color="auto" w:fill="auto"/>
            <w:noWrap/>
            <w:hideMark/>
          </w:tcPr>
          <w:p w14:paraId="4E77116A"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48E3DE42"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68D26024" w14:textId="77777777" w:rsidR="00B146CE" w:rsidRPr="00CC0F19" w:rsidRDefault="00B146CE" w:rsidP="00D7100B">
            <w:pPr>
              <w:jc w:val="right"/>
              <w:rPr>
                <w:color w:val="000000"/>
                <w:sz w:val="20"/>
                <w:szCs w:val="20"/>
              </w:rPr>
            </w:pPr>
            <w:r w:rsidRPr="00CC0F19">
              <w:rPr>
                <w:color w:val="000000"/>
                <w:sz w:val="20"/>
                <w:szCs w:val="20"/>
              </w:rPr>
              <w:t>(0.252)</w:t>
            </w:r>
          </w:p>
        </w:tc>
        <w:tc>
          <w:tcPr>
            <w:tcW w:w="1738" w:type="dxa"/>
            <w:shd w:val="clear" w:color="auto" w:fill="auto"/>
            <w:noWrap/>
            <w:vAlign w:val="bottom"/>
            <w:hideMark/>
          </w:tcPr>
          <w:p w14:paraId="69BF40EF"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637FC351" w14:textId="77777777" w:rsidTr="00D7100B">
        <w:trPr>
          <w:trHeight w:val="300"/>
        </w:trPr>
        <w:tc>
          <w:tcPr>
            <w:tcW w:w="3632" w:type="dxa"/>
            <w:shd w:val="clear" w:color="auto" w:fill="auto"/>
            <w:noWrap/>
            <w:hideMark/>
          </w:tcPr>
          <w:p w14:paraId="2FEC1CBF" w14:textId="77777777" w:rsidR="00B146CE" w:rsidRPr="00CC0F19" w:rsidRDefault="00B146CE" w:rsidP="00D7100B">
            <w:pPr>
              <w:rPr>
                <w:color w:val="000000"/>
                <w:sz w:val="20"/>
                <w:szCs w:val="20"/>
              </w:rPr>
            </w:pPr>
            <w:r w:rsidRPr="00CC0F19">
              <w:rPr>
                <w:color w:val="000000"/>
                <w:sz w:val="20"/>
                <w:szCs w:val="20"/>
              </w:rPr>
              <w:t>Joint Coop</w:t>
            </w:r>
          </w:p>
        </w:tc>
        <w:tc>
          <w:tcPr>
            <w:tcW w:w="1738" w:type="dxa"/>
            <w:shd w:val="clear" w:color="auto" w:fill="auto"/>
            <w:noWrap/>
            <w:vAlign w:val="bottom"/>
            <w:hideMark/>
          </w:tcPr>
          <w:p w14:paraId="1017AA40"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6EB0B13" w14:textId="77777777" w:rsidR="00B146CE" w:rsidRPr="00CC0F19" w:rsidRDefault="00B146CE" w:rsidP="00D7100B">
            <w:pPr>
              <w:jc w:val="right"/>
              <w:rPr>
                <w:color w:val="000000"/>
                <w:sz w:val="20"/>
                <w:szCs w:val="20"/>
              </w:rPr>
            </w:pPr>
            <w:r w:rsidRPr="00CC0F19">
              <w:rPr>
                <w:color w:val="000000"/>
                <w:sz w:val="20"/>
                <w:szCs w:val="20"/>
              </w:rPr>
              <w:t>-0.029</w:t>
            </w:r>
          </w:p>
        </w:tc>
        <w:tc>
          <w:tcPr>
            <w:tcW w:w="1738" w:type="dxa"/>
            <w:shd w:val="clear" w:color="auto" w:fill="auto"/>
            <w:noWrap/>
            <w:vAlign w:val="bottom"/>
            <w:hideMark/>
          </w:tcPr>
          <w:p w14:paraId="3214D017"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57CCC25B" w14:textId="77777777" w:rsidTr="00D7100B">
        <w:trPr>
          <w:trHeight w:val="300"/>
        </w:trPr>
        <w:tc>
          <w:tcPr>
            <w:tcW w:w="3632" w:type="dxa"/>
            <w:shd w:val="clear" w:color="auto" w:fill="auto"/>
            <w:noWrap/>
            <w:hideMark/>
          </w:tcPr>
          <w:p w14:paraId="3774E6C6"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1AC6066F"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39F19542" w14:textId="77777777" w:rsidR="00B146CE" w:rsidRPr="00CC0F19" w:rsidRDefault="00B146CE" w:rsidP="00D7100B">
            <w:pPr>
              <w:jc w:val="right"/>
              <w:rPr>
                <w:color w:val="000000"/>
                <w:sz w:val="20"/>
                <w:szCs w:val="20"/>
              </w:rPr>
            </w:pPr>
            <w:r w:rsidRPr="00CC0F19">
              <w:rPr>
                <w:color w:val="000000"/>
                <w:sz w:val="20"/>
                <w:szCs w:val="20"/>
              </w:rPr>
              <w:t>(0.025)</w:t>
            </w:r>
          </w:p>
        </w:tc>
        <w:tc>
          <w:tcPr>
            <w:tcW w:w="1738" w:type="dxa"/>
            <w:shd w:val="clear" w:color="auto" w:fill="auto"/>
            <w:noWrap/>
            <w:vAlign w:val="bottom"/>
            <w:hideMark/>
          </w:tcPr>
          <w:p w14:paraId="03F7E304" w14:textId="77777777" w:rsidR="00B146CE" w:rsidRPr="00CC0F19" w:rsidRDefault="00B146CE" w:rsidP="00D7100B">
            <w:pPr>
              <w:jc w:val="right"/>
              <w:rPr>
                <w:color w:val="000000"/>
                <w:sz w:val="20"/>
                <w:szCs w:val="20"/>
              </w:rPr>
            </w:pPr>
            <w:r w:rsidRPr="00CC0F19">
              <w:rPr>
                <w:color w:val="000000"/>
                <w:sz w:val="20"/>
                <w:szCs w:val="20"/>
              </w:rPr>
              <w:t>(0.004)</w:t>
            </w:r>
          </w:p>
        </w:tc>
      </w:tr>
      <w:tr w:rsidR="00B146CE" w:rsidRPr="00CC0F19" w14:paraId="2F30A34F" w14:textId="77777777" w:rsidTr="00D7100B">
        <w:trPr>
          <w:trHeight w:val="300"/>
        </w:trPr>
        <w:tc>
          <w:tcPr>
            <w:tcW w:w="3632" w:type="dxa"/>
            <w:shd w:val="clear" w:color="auto" w:fill="auto"/>
            <w:noWrap/>
            <w:hideMark/>
          </w:tcPr>
          <w:p w14:paraId="6548F5D9" w14:textId="77777777" w:rsidR="00B146CE" w:rsidRPr="00CC0F19" w:rsidRDefault="00B146CE" w:rsidP="00D7100B">
            <w:pPr>
              <w:rPr>
                <w:color w:val="000000"/>
                <w:sz w:val="20"/>
                <w:szCs w:val="20"/>
              </w:rPr>
            </w:pPr>
            <w:r w:rsidRPr="00CC0F19">
              <w:rPr>
                <w:color w:val="000000"/>
                <w:sz w:val="20"/>
                <w:szCs w:val="20"/>
              </w:rPr>
              <w:lastRenderedPageBreak/>
              <w:t>Household Credit</w:t>
            </w:r>
          </w:p>
        </w:tc>
        <w:tc>
          <w:tcPr>
            <w:tcW w:w="1738" w:type="dxa"/>
            <w:shd w:val="clear" w:color="auto" w:fill="auto"/>
            <w:noWrap/>
            <w:vAlign w:val="bottom"/>
            <w:hideMark/>
          </w:tcPr>
          <w:p w14:paraId="3B0C690A" w14:textId="77777777" w:rsidR="00B146CE" w:rsidRPr="00CC0F19" w:rsidRDefault="00B146CE" w:rsidP="00D7100B">
            <w:pPr>
              <w:jc w:val="right"/>
              <w:rPr>
                <w:color w:val="000000"/>
                <w:sz w:val="20"/>
                <w:szCs w:val="20"/>
              </w:rPr>
            </w:pPr>
            <w:r w:rsidRPr="00CC0F19">
              <w:rPr>
                <w:color w:val="000000"/>
                <w:sz w:val="20"/>
                <w:szCs w:val="20"/>
              </w:rPr>
              <w:t>0.005</w:t>
            </w:r>
          </w:p>
        </w:tc>
        <w:tc>
          <w:tcPr>
            <w:tcW w:w="1738" w:type="dxa"/>
            <w:shd w:val="clear" w:color="auto" w:fill="auto"/>
            <w:noWrap/>
            <w:vAlign w:val="bottom"/>
            <w:hideMark/>
          </w:tcPr>
          <w:p w14:paraId="66266AFD" w14:textId="77777777" w:rsidR="00B146CE" w:rsidRPr="00CC0F19" w:rsidRDefault="00B146CE" w:rsidP="00D7100B">
            <w:pPr>
              <w:jc w:val="right"/>
              <w:rPr>
                <w:color w:val="000000"/>
                <w:sz w:val="20"/>
                <w:szCs w:val="20"/>
              </w:rPr>
            </w:pPr>
            <w:r w:rsidRPr="00CC0F19">
              <w:rPr>
                <w:color w:val="000000"/>
                <w:sz w:val="20"/>
                <w:szCs w:val="20"/>
              </w:rPr>
              <w:t>0.018</w:t>
            </w:r>
          </w:p>
        </w:tc>
        <w:tc>
          <w:tcPr>
            <w:tcW w:w="1738" w:type="dxa"/>
            <w:shd w:val="clear" w:color="auto" w:fill="auto"/>
            <w:noWrap/>
            <w:vAlign w:val="bottom"/>
            <w:hideMark/>
          </w:tcPr>
          <w:p w14:paraId="6AE35B40" w14:textId="77777777" w:rsidR="00B146CE" w:rsidRPr="00CC0F19" w:rsidRDefault="00B146CE" w:rsidP="00D7100B">
            <w:pPr>
              <w:jc w:val="right"/>
              <w:rPr>
                <w:color w:val="000000"/>
                <w:sz w:val="20"/>
                <w:szCs w:val="20"/>
              </w:rPr>
            </w:pPr>
            <w:r w:rsidRPr="00CC0F19">
              <w:rPr>
                <w:color w:val="000000"/>
                <w:sz w:val="20"/>
                <w:szCs w:val="20"/>
              </w:rPr>
              <w:t>-0.003</w:t>
            </w:r>
          </w:p>
        </w:tc>
      </w:tr>
      <w:tr w:rsidR="00B146CE" w:rsidRPr="00CC0F19" w14:paraId="04551BB3" w14:textId="77777777" w:rsidTr="00D7100B">
        <w:trPr>
          <w:trHeight w:val="300"/>
        </w:trPr>
        <w:tc>
          <w:tcPr>
            <w:tcW w:w="3632" w:type="dxa"/>
            <w:shd w:val="clear" w:color="auto" w:fill="auto"/>
            <w:noWrap/>
            <w:hideMark/>
          </w:tcPr>
          <w:p w14:paraId="77F5C751"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2AEC626B" w14:textId="102213AB" w:rsidR="00B146CE" w:rsidRPr="00CC0F19" w:rsidRDefault="00CD29BE" w:rsidP="00D7100B">
            <w:pPr>
              <w:jc w:val="right"/>
              <w:rPr>
                <w:color w:val="000000"/>
                <w:sz w:val="20"/>
                <w:szCs w:val="20"/>
              </w:rPr>
            </w:pPr>
            <w:r>
              <w:rPr>
                <w:color w:val="000000"/>
                <w:sz w:val="20"/>
                <w:szCs w:val="20"/>
              </w:rPr>
              <w:t>(</w:t>
            </w:r>
            <w:r w:rsidR="00B146CE" w:rsidRPr="00DF2405">
              <w:rPr>
                <w:color w:val="000000"/>
                <w:sz w:val="20"/>
                <w:szCs w:val="20"/>
                <w:highlight w:val="yellow"/>
              </w:rPr>
              <w:t>30</w:t>
            </w:r>
            <w:r w:rsidR="00B146CE" w:rsidRPr="00CC0F19">
              <w:rPr>
                <w:color w:val="000000"/>
                <w:sz w:val="20"/>
                <w:szCs w:val="20"/>
              </w:rPr>
              <w:t>.007)</w:t>
            </w:r>
          </w:p>
        </w:tc>
        <w:tc>
          <w:tcPr>
            <w:tcW w:w="1738" w:type="dxa"/>
            <w:shd w:val="clear" w:color="auto" w:fill="auto"/>
            <w:noWrap/>
            <w:vAlign w:val="bottom"/>
            <w:hideMark/>
          </w:tcPr>
          <w:p w14:paraId="49885D3D" w14:textId="77777777" w:rsidR="00B146CE" w:rsidRPr="00CC0F19" w:rsidRDefault="00B146CE" w:rsidP="00D7100B">
            <w:pPr>
              <w:jc w:val="right"/>
              <w:rPr>
                <w:color w:val="000000"/>
                <w:sz w:val="20"/>
                <w:szCs w:val="20"/>
              </w:rPr>
            </w:pPr>
            <w:r w:rsidRPr="00CC0F19">
              <w:rPr>
                <w:color w:val="000000"/>
                <w:sz w:val="20"/>
                <w:szCs w:val="20"/>
              </w:rPr>
              <w:t>(0.046)</w:t>
            </w:r>
          </w:p>
        </w:tc>
        <w:tc>
          <w:tcPr>
            <w:tcW w:w="1738" w:type="dxa"/>
            <w:shd w:val="clear" w:color="auto" w:fill="auto"/>
            <w:noWrap/>
            <w:vAlign w:val="bottom"/>
            <w:hideMark/>
          </w:tcPr>
          <w:p w14:paraId="0F6DDA1C" w14:textId="77777777" w:rsidR="00B146CE" w:rsidRPr="00CC0F19" w:rsidRDefault="00B146CE" w:rsidP="00D7100B">
            <w:pPr>
              <w:jc w:val="right"/>
              <w:rPr>
                <w:color w:val="000000"/>
                <w:sz w:val="20"/>
                <w:szCs w:val="20"/>
              </w:rPr>
            </w:pPr>
            <w:r w:rsidRPr="00CC0F19">
              <w:rPr>
                <w:color w:val="000000"/>
                <w:sz w:val="20"/>
                <w:szCs w:val="20"/>
              </w:rPr>
              <w:t>(0.008)</w:t>
            </w:r>
          </w:p>
        </w:tc>
      </w:tr>
      <w:tr w:rsidR="00B146CE" w:rsidRPr="00CC0F19" w14:paraId="5BE6DEA1" w14:textId="77777777" w:rsidTr="00D7100B">
        <w:trPr>
          <w:trHeight w:val="300"/>
        </w:trPr>
        <w:tc>
          <w:tcPr>
            <w:tcW w:w="3632" w:type="dxa"/>
            <w:shd w:val="clear" w:color="auto" w:fill="auto"/>
            <w:noWrap/>
            <w:hideMark/>
          </w:tcPr>
          <w:p w14:paraId="501445FE" w14:textId="77777777" w:rsidR="00B146CE" w:rsidRPr="00CC0F19" w:rsidRDefault="00B146CE" w:rsidP="00D7100B">
            <w:pPr>
              <w:rPr>
                <w:color w:val="000000"/>
                <w:sz w:val="20"/>
                <w:szCs w:val="20"/>
              </w:rPr>
            </w:pPr>
            <w:r w:rsidRPr="00CC0F19">
              <w:rPr>
                <w:color w:val="000000"/>
                <w:sz w:val="20"/>
                <w:szCs w:val="20"/>
              </w:rPr>
              <w:t>Extension Access</w:t>
            </w:r>
          </w:p>
        </w:tc>
        <w:tc>
          <w:tcPr>
            <w:tcW w:w="1738" w:type="dxa"/>
            <w:shd w:val="clear" w:color="auto" w:fill="auto"/>
            <w:noWrap/>
            <w:vAlign w:val="bottom"/>
            <w:hideMark/>
          </w:tcPr>
          <w:p w14:paraId="34CE024E" w14:textId="77777777" w:rsidR="00B146CE" w:rsidRPr="00CC0F19" w:rsidRDefault="00B146CE" w:rsidP="00D7100B">
            <w:pPr>
              <w:jc w:val="right"/>
              <w:rPr>
                <w:color w:val="000000"/>
                <w:sz w:val="20"/>
                <w:szCs w:val="20"/>
              </w:rPr>
            </w:pPr>
            <w:r w:rsidRPr="00CC0F19">
              <w:rPr>
                <w:color w:val="000000"/>
                <w:sz w:val="20"/>
                <w:szCs w:val="20"/>
              </w:rPr>
              <w:t>-0.032 **</w:t>
            </w:r>
          </w:p>
        </w:tc>
        <w:tc>
          <w:tcPr>
            <w:tcW w:w="1738" w:type="dxa"/>
            <w:shd w:val="clear" w:color="auto" w:fill="auto"/>
            <w:noWrap/>
            <w:vAlign w:val="bottom"/>
            <w:hideMark/>
          </w:tcPr>
          <w:p w14:paraId="5E3B4CCA" w14:textId="77777777" w:rsidR="00B146CE" w:rsidRPr="00CC0F19" w:rsidRDefault="00B146CE" w:rsidP="00D7100B">
            <w:pPr>
              <w:jc w:val="right"/>
              <w:rPr>
                <w:color w:val="000000"/>
                <w:sz w:val="20"/>
                <w:szCs w:val="20"/>
              </w:rPr>
            </w:pPr>
            <w:r w:rsidRPr="00CC0F19">
              <w:rPr>
                <w:color w:val="000000"/>
                <w:sz w:val="20"/>
                <w:szCs w:val="20"/>
              </w:rPr>
              <w:t>-0.094 **</w:t>
            </w:r>
          </w:p>
        </w:tc>
        <w:tc>
          <w:tcPr>
            <w:tcW w:w="1738" w:type="dxa"/>
            <w:shd w:val="clear" w:color="auto" w:fill="auto"/>
            <w:noWrap/>
            <w:vAlign w:val="bottom"/>
            <w:hideMark/>
          </w:tcPr>
          <w:p w14:paraId="23FDD526" w14:textId="77777777" w:rsidR="00B146CE" w:rsidRPr="00CC0F19" w:rsidRDefault="00B146CE" w:rsidP="00D7100B">
            <w:pPr>
              <w:jc w:val="right"/>
              <w:rPr>
                <w:color w:val="000000"/>
                <w:sz w:val="20"/>
                <w:szCs w:val="20"/>
              </w:rPr>
            </w:pPr>
            <w:r w:rsidRPr="00CC0F19">
              <w:rPr>
                <w:color w:val="000000"/>
                <w:sz w:val="20"/>
                <w:szCs w:val="20"/>
              </w:rPr>
              <w:t>0.033 *</w:t>
            </w:r>
          </w:p>
        </w:tc>
      </w:tr>
      <w:tr w:rsidR="00B146CE" w:rsidRPr="00CC0F19" w14:paraId="62615641" w14:textId="77777777" w:rsidTr="00D7100B">
        <w:trPr>
          <w:trHeight w:val="300"/>
        </w:trPr>
        <w:tc>
          <w:tcPr>
            <w:tcW w:w="3632" w:type="dxa"/>
            <w:shd w:val="clear" w:color="auto" w:fill="auto"/>
            <w:noWrap/>
            <w:hideMark/>
          </w:tcPr>
          <w:p w14:paraId="42F7BFCC"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3585D1DF" w14:textId="77777777" w:rsidR="00B146CE" w:rsidRPr="00CC0F19" w:rsidRDefault="00B146CE" w:rsidP="00D7100B">
            <w:pPr>
              <w:jc w:val="right"/>
              <w:rPr>
                <w:color w:val="000000"/>
                <w:sz w:val="20"/>
                <w:szCs w:val="20"/>
              </w:rPr>
            </w:pPr>
            <w:r w:rsidRPr="00CC0F19">
              <w:rPr>
                <w:color w:val="000000"/>
                <w:sz w:val="20"/>
                <w:szCs w:val="20"/>
              </w:rPr>
              <w:t>(0.016)</w:t>
            </w:r>
          </w:p>
        </w:tc>
        <w:tc>
          <w:tcPr>
            <w:tcW w:w="1738" w:type="dxa"/>
            <w:shd w:val="clear" w:color="auto" w:fill="auto"/>
            <w:noWrap/>
            <w:vAlign w:val="bottom"/>
            <w:hideMark/>
          </w:tcPr>
          <w:p w14:paraId="69D12CE7" w14:textId="77777777" w:rsidR="00B146CE" w:rsidRPr="00CC0F19" w:rsidRDefault="00B146CE" w:rsidP="00D7100B">
            <w:pPr>
              <w:jc w:val="right"/>
              <w:rPr>
                <w:color w:val="000000"/>
                <w:sz w:val="20"/>
                <w:szCs w:val="20"/>
              </w:rPr>
            </w:pPr>
            <w:r w:rsidRPr="00CC0F19">
              <w:rPr>
                <w:color w:val="000000"/>
                <w:sz w:val="20"/>
                <w:szCs w:val="20"/>
              </w:rPr>
              <w:t>(0.047)</w:t>
            </w:r>
          </w:p>
        </w:tc>
        <w:tc>
          <w:tcPr>
            <w:tcW w:w="1738" w:type="dxa"/>
            <w:shd w:val="clear" w:color="auto" w:fill="auto"/>
            <w:noWrap/>
            <w:vAlign w:val="bottom"/>
            <w:hideMark/>
          </w:tcPr>
          <w:p w14:paraId="18B49268" w14:textId="77777777" w:rsidR="00B146CE" w:rsidRPr="00CC0F19" w:rsidRDefault="00B146CE" w:rsidP="00D7100B">
            <w:pPr>
              <w:jc w:val="right"/>
              <w:rPr>
                <w:color w:val="000000"/>
                <w:sz w:val="20"/>
                <w:szCs w:val="20"/>
              </w:rPr>
            </w:pPr>
            <w:r w:rsidRPr="00CC0F19">
              <w:rPr>
                <w:color w:val="000000"/>
                <w:sz w:val="20"/>
                <w:szCs w:val="20"/>
              </w:rPr>
              <w:t>(0.018)</w:t>
            </w:r>
          </w:p>
        </w:tc>
      </w:tr>
      <w:tr w:rsidR="00B146CE" w:rsidRPr="00CC0F19" w14:paraId="1370F55E" w14:textId="77777777" w:rsidTr="00D7100B">
        <w:trPr>
          <w:trHeight w:val="300"/>
        </w:trPr>
        <w:tc>
          <w:tcPr>
            <w:tcW w:w="3632" w:type="dxa"/>
            <w:shd w:val="clear" w:color="auto" w:fill="auto"/>
            <w:noWrap/>
            <w:hideMark/>
          </w:tcPr>
          <w:p w14:paraId="4B36D77A" w14:textId="77777777" w:rsidR="00B146CE" w:rsidRPr="00CC0F19" w:rsidRDefault="00B146CE" w:rsidP="00D7100B">
            <w:pPr>
              <w:rPr>
                <w:color w:val="000000"/>
                <w:sz w:val="20"/>
                <w:szCs w:val="20"/>
              </w:rPr>
            </w:pPr>
            <w:r w:rsidRPr="00CC0F19">
              <w:rPr>
                <w:color w:val="000000"/>
                <w:sz w:val="20"/>
                <w:szCs w:val="20"/>
              </w:rPr>
              <w:t>Consumption (%)</w:t>
            </w:r>
          </w:p>
        </w:tc>
        <w:tc>
          <w:tcPr>
            <w:tcW w:w="1738" w:type="dxa"/>
            <w:shd w:val="clear" w:color="auto" w:fill="auto"/>
            <w:noWrap/>
            <w:vAlign w:val="bottom"/>
            <w:hideMark/>
          </w:tcPr>
          <w:p w14:paraId="11F53153"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0671F401" w14:textId="77777777" w:rsidR="00B146CE" w:rsidRPr="00CC0F19" w:rsidRDefault="00B146CE" w:rsidP="00D7100B">
            <w:pPr>
              <w:jc w:val="right"/>
              <w:rPr>
                <w:color w:val="000000"/>
                <w:sz w:val="20"/>
                <w:szCs w:val="20"/>
              </w:rPr>
            </w:pPr>
            <w:r w:rsidRPr="00CC0F19">
              <w:rPr>
                <w:color w:val="000000"/>
                <w:sz w:val="20"/>
                <w:szCs w:val="20"/>
              </w:rPr>
              <w:t>0.136</w:t>
            </w:r>
          </w:p>
        </w:tc>
        <w:tc>
          <w:tcPr>
            <w:tcW w:w="1738" w:type="dxa"/>
            <w:shd w:val="clear" w:color="auto" w:fill="auto"/>
            <w:noWrap/>
            <w:vAlign w:val="bottom"/>
            <w:hideMark/>
          </w:tcPr>
          <w:p w14:paraId="5CAA7C57" w14:textId="77777777" w:rsidR="00B146CE" w:rsidRPr="00CC0F19" w:rsidRDefault="00B146CE" w:rsidP="00D7100B">
            <w:pPr>
              <w:jc w:val="right"/>
              <w:rPr>
                <w:color w:val="000000"/>
                <w:sz w:val="20"/>
                <w:szCs w:val="20"/>
              </w:rPr>
            </w:pPr>
            <w:r w:rsidRPr="00CC0F19">
              <w:rPr>
                <w:color w:val="000000"/>
                <w:sz w:val="20"/>
                <w:szCs w:val="20"/>
              </w:rPr>
              <w:t>-0.004</w:t>
            </w:r>
          </w:p>
        </w:tc>
      </w:tr>
      <w:tr w:rsidR="00B146CE" w:rsidRPr="00CC0F19" w14:paraId="55CBFF27" w14:textId="77777777" w:rsidTr="00D7100B">
        <w:trPr>
          <w:trHeight w:val="300"/>
        </w:trPr>
        <w:tc>
          <w:tcPr>
            <w:tcW w:w="3632" w:type="dxa"/>
            <w:shd w:val="clear" w:color="auto" w:fill="auto"/>
            <w:noWrap/>
            <w:hideMark/>
          </w:tcPr>
          <w:p w14:paraId="6F81CFDE"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621064BE"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29F5B8D9" w14:textId="77777777" w:rsidR="00B146CE" w:rsidRPr="00CC0F19" w:rsidRDefault="00B146CE" w:rsidP="00D7100B">
            <w:pPr>
              <w:jc w:val="right"/>
              <w:rPr>
                <w:color w:val="000000"/>
                <w:sz w:val="20"/>
                <w:szCs w:val="20"/>
              </w:rPr>
            </w:pPr>
            <w:r w:rsidRPr="00CC0F19">
              <w:rPr>
                <w:color w:val="000000"/>
                <w:sz w:val="20"/>
                <w:szCs w:val="20"/>
              </w:rPr>
              <w:t>(0.091)</w:t>
            </w:r>
          </w:p>
        </w:tc>
        <w:tc>
          <w:tcPr>
            <w:tcW w:w="1738" w:type="dxa"/>
            <w:shd w:val="clear" w:color="auto" w:fill="auto"/>
            <w:noWrap/>
            <w:vAlign w:val="bottom"/>
            <w:hideMark/>
          </w:tcPr>
          <w:p w14:paraId="52C11EEB" w14:textId="77777777" w:rsidR="00B146CE" w:rsidRPr="00CC0F19" w:rsidRDefault="00B146CE" w:rsidP="00D7100B">
            <w:pPr>
              <w:jc w:val="right"/>
              <w:rPr>
                <w:color w:val="000000"/>
                <w:sz w:val="20"/>
                <w:szCs w:val="20"/>
              </w:rPr>
            </w:pPr>
            <w:r w:rsidRPr="00CC0F19">
              <w:rPr>
                <w:color w:val="000000"/>
                <w:sz w:val="20"/>
                <w:szCs w:val="20"/>
              </w:rPr>
              <w:t>(0.005)</w:t>
            </w:r>
          </w:p>
        </w:tc>
      </w:tr>
      <w:tr w:rsidR="00B146CE" w:rsidRPr="00CC0F19" w14:paraId="4BC72E14" w14:textId="77777777" w:rsidTr="00D7100B">
        <w:trPr>
          <w:trHeight w:val="300"/>
        </w:trPr>
        <w:tc>
          <w:tcPr>
            <w:tcW w:w="3632" w:type="dxa"/>
            <w:shd w:val="clear" w:color="auto" w:fill="auto"/>
            <w:noWrap/>
            <w:hideMark/>
          </w:tcPr>
          <w:p w14:paraId="0E085695" w14:textId="77777777" w:rsidR="00B146CE" w:rsidRPr="00CC0F19" w:rsidRDefault="00B146CE" w:rsidP="00D7100B">
            <w:pPr>
              <w:rPr>
                <w:color w:val="000000"/>
                <w:sz w:val="20"/>
                <w:szCs w:val="20"/>
              </w:rPr>
            </w:pPr>
            <w:r w:rsidRPr="00CC0F19">
              <w:rPr>
                <w:color w:val="000000"/>
                <w:sz w:val="20"/>
                <w:szCs w:val="20"/>
              </w:rPr>
              <w:t>Zone 1</w:t>
            </w:r>
          </w:p>
        </w:tc>
        <w:tc>
          <w:tcPr>
            <w:tcW w:w="1738" w:type="dxa"/>
            <w:shd w:val="clear" w:color="auto" w:fill="auto"/>
            <w:noWrap/>
            <w:vAlign w:val="bottom"/>
            <w:hideMark/>
          </w:tcPr>
          <w:p w14:paraId="70EE5CAE"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03667527" w14:textId="77777777" w:rsidR="00B146CE" w:rsidRPr="00CC0F19" w:rsidRDefault="00B146CE" w:rsidP="00D7100B">
            <w:pPr>
              <w:jc w:val="right"/>
              <w:rPr>
                <w:color w:val="000000"/>
                <w:sz w:val="20"/>
                <w:szCs w:val="20"/>
              </w:rPr>
            </w:pPr>
            <w:r w:rsidRPr="00CC0F19">
              <w:rPr>
                <w:color w:val="000000"/>
                <w:sz w:val="20"/>
                <w:szCs w:val="20"/>
              </w:rPr>
              <w:t>0.001</w:t>
            </w:r>
          </w:p>
        </w:tc>
        <w:tc>
          <w:tcPr>
            <w:tcW w:w="1738" w:type="dxa"/>
            <w:shd w:val="clear" w:color="auto" w:fill="auto"/>
            <w:noWrap/>
            <w:vAlign w:val="bottom"/>
            <w:hideMark/>
          </w:tcPr>
          <w:p w14:paraId="0CA908E7"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4646CCA3" w14:textId="77777777" w:rsidTr="00D7100B">
        <w:trPr>
          <w:trHeight w:val="300"/>
        </w:trPr>
        <w:tc>
          <w:tcPr>
            <w:tcW w:w="3632" w:type="dxa"/>
            <w:shd w:val="clear" w:color="auto" w:fill="auto"/>
            <w:noWrap/>
            <w:hideMark/>
          </w:tcPr>
          <w:p w14:paraId="333F9CE4"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2A72B8B0" w14:textId="77777777" w:rsidR="00B146CE" w:rsidRPr="00CC0F19" w:rsidRDefault="00B146CE" w:rsidP="00D7100B">
            <w:pPr>
              <w:jc w:val="right"/>
              <w:rPr>
                <w:color w:val="000000"/>
                <w:sz w:val="20"/>
                <w:szCs w:val="20"/>
              </w:rPr>
            </w:pPr>
            <w:r w:rsidRPr="00CC0F19">
              <w:rPr>
                <w:color w:val="000000"/>
                <w:sz w:val="20"/>
                <w:szCs w:val="20"/>
              </w:rPr>
              <w:t>(0.002)</w:t>
            </w:r>
          </w:p>
        </w:tc>
        <w:tc>
          <w:tcPr>
            <w:tcW w:w="1738" w:type="dxa"/>
            <w:shd w:val="clear" w:color="auto" w:fill="auto"/>
            <w:noWrap/>
            <w:vAlign w:val="bottom"/>
            <w:hideMark/>
          </w:tcPr>
          <w:p w14:paraId="0E23F3F5" w14:textId="77777777" w:rsidR="00B146CE" w:rsidRPr="00CC0F19" w:rsidRDefault="00B146CE" w:rsidP="00D7100B">
            <w:pPr>
              <w:jc w:val="right"/>
              <w:rPr>
                <w:color w:val="000000"/>
                <w:sz w:val="20"/>
                <w:szCs w:val="20"/>
              </w:rPr>
            </w:pPr>
            <w:r w:rsidRPr="00CC0F19">
              <w:rPr>
                <w:color w:val="000000"/>
                <w:sz w:val="20"/>
                <w:szCs w:val="20"/>
              </w:rPr>
              <w:t>(0.020)</w:t>
            </w:r>
          </w:p>
        </w:tc>
        <w:tc>
          <w:tcPr>
            <w:tcW w:w="1738" w:type="dxa"/>
            <w:shd w:val="clear" w:color="auto" w:fill="auto"/>
            <w:noWrap/>
            <w:vAlign w:val="bottom"/>
            <w:hideMark/>
          </w:tcPr>
          <w:p w14:paraId="1452C471" w14:textId="77777777" w:rsidR="00B146CE" w:rsidRPr="00CC0F19" w:rsidRDefault="00B146CE" w:rsidP="00D7100B">
            <w:pPr>
              <w:jc w:val="right"/>
              <w:rPr>
                <w:color w:val="000000"/>
                <w:sz w:val="20"/>
                <w:szCs w:val="20"/>
              </w:rPr>
            </w:pPr>
            <w:r w:rsidRPr="00CC0F19">
              <w:rPr>
                <w:color w:val="000000"/>
                <w:sz w:val="20"/>
                <w:szCs w:val="20"/>
              </w:rPr>
              <w:t>(0.002)</w:t>
            </w:r>
          </w:p>
        </w:tc>
      </w:tr>
      <w:tr w:rsidR="00B146CE" w:rsidRPr="00CC0F19" w14:paraId="34833469" w14:textId="77777777" w:rsidTr="00D7100B">
        <w:trPr>
          <w:trHeight w:val="300"/>
        </w:trPr>
        <w:tc>
          <w:tcPr>
            <w:tcW w:w="3632" w:type="dxa"/>
            <w:shd w:val="clear" w:color="auto" w:fill="auto"/>
            <w:noWrap/>
            <w:hideMark/>
          </w:tcPr>
          <w:p w14:paraId="25255BCA" w14:textId="77777777" w:rsidR="00B146CE" w:rsidRPr="00CC0F19" w:rsidRDefault="00B146CE" w:rsidP="00D7100B">
            <w:pPr>
              <w:rPr>
                <w:color w:val="000000"/>
                <w:sz w:val="20"/>
                <w:szCs w:val="20"/>
              </w:rPr>
            </w:pPr>
            <w:r w:rsidRPr="00CC0F19">
              <w:rPr>
                <w:color w:val="000000"/>
                <w:sz w:val="20"/>
                <w:szCs w:val="20"/>
              </w:rPr>
              <w:t>Zone 3</w:t>
            </w:r>
          </w:p>
        </w:tc>
        <w:tc>
          <w:tcPr>
            <w:tcW w:w="1738" w:type="dxa"/>
            <w:shd w:val="clear" w:color="auto" w:fill="auto"/>
            <w:noWrap/>
            <w:vAlign w:val="bottom"/>
            <w:hideMark/>
          </w:tcPr>
          <w:p w14:paraId="253F0E4E"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F148978" w14:textId="77777777" w:rsidR="00B146CE" w:rsidRPr="00CC0F19" w:rsidRDefault="00B146CE" w:rsidP="00D7100B">
            <w:pPr>
              <w:jc w:val="right"/>
              <w:rPr>
                <w:color w:val="000000"/>
                <w:sz w:val="20"/>
                <w:szCs w:val="20"/>
              </w:rPr>
            </w:pPr>
            <w:r w:rsidRPr="00CC0F19">
              <w:rPr>
                <w:color w:val="000000"/>
                <w:sz w:val="20"/>
                <w:szCs w:val="20"/>
              </w:rPr>
              <w:t>0.017</w:t>
            </w:r>
          </w:p>
        </w:tc>
        <w:tc>
          <w:tcPr>
            <w:tcW w:w="1738" w:type="dxa"/>
            <w:shd w:val="clear" w:color="auto" w:fill="auto"/>
            <w:noWrap/>
            <w:vAlign w:val="bottom"/>
            <w:hideMark/>
          </w:tcPr>
          <w:p w14:paraId="51EAB734"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6067CB4D" w14:textId="77777777" w:rsidTr="00D7100B">
        <w:trPr>
          <w:trHeight w:val="300"/>
        </w:trPr>
        <w:tc>
          <w:tcPr>
            <w:tcW w:w="3632" w:type="dxa"/>
            <w:shd w:val="clear" w:color="auto" w:fill="auto"/>
            <w:noWrap/>
            <w:hideMark/>
          </w:tcPr>
          <w:p w14:paraId="287E76EA"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16A4AF86" w14:textId="77777777" w:rsidR="00B146CE" w:rsidRPr="00CC0F19" w:rsidRDefault="00B146CE" w:rsidP="00D7100B">
            <w:pPr>
              <w:jc w:val="right"/>
              <w:rPr>
                <w:color w:val="000000"/>
                <w:sz w:val="20"/>
                <w:szCs w:val="20"/>
              </w:rPr>
            </w:pPr>
            <w:r w:rsidRPr="00CC0F19">
              <w:rPr>
                <w:color w:val="000000"/>
                <w:sz w:val="20"/>
                <w:szCs w:val="20"/>
              </w:rPr>
              <w:t>(0.003)</w:t>
            </w:r>
          </w:p>
        </w:tc>
        <w:tc>
          <w:tcPr>
            <w:tcW w:w="1738" w:type="dxa"/>
            <w:shd w:val="clear" w:color="auto" w:fill="auto"/>
            <w:noWrap/>
            <w:vAlign w:val="bottom"/>
            <w:hideMark/>
          </w:tcPr>
          <w:p w14:paraId="46EE6A37" w14:textId="77777777" w:rsidR="00B146CE" w:rsidRPr="00CC0F19" w:rsidRDefault="00B146CE" w:rsidP="00D7100B">
            <w:pPr>
              <w:jc w:val="right"/>
              <w:rPr>
                <w:color w:val="000000"/>
                <w:sz w:val="20"/>
                <w:szCs w:val="20"/>
              </w:rPr>
            </w:pPr>
            <w:r w:rsidRPr="00CC0F19">
              <w:rPr>
                <w:color w:val="000000"/>
                <w:sz w:val="20"/>
                <w:szCs w:val="20"/>
              </w:rPr>
              <w:t>(0.024)</w:t>
            </w:r>
          </w:p>
        </w:tc>
        <w:tc>
          <w:tcPr>
            <w:tcW w:w="1738" w:type="dxa"/>
            <w:shd w:val="clear" w:color="auto" w:fill="auto"/>
            <w:noWrap/>
            <w:vAlign w:val="bottom"/>
            <w:hideMark/>
          </w:tcPr>
          <w:p w14:paraId="436DA535" w14:textId="77777777" w:rsidR="00B146CE" w:rsidRPr="00CC0F19" w:rsidRDefault="00B146CE" w:rsidP="00D7100B">
            <w:pPr>
              <w:jc w:val="right"/>
              <w:rPr>
                <w:color w:val="000000"/>
                <w:sz w:val="20"/>
                <w:szCs w:val="20"/>
              </w:rPr>
            </w:pPr>
            <w:r w:rsidRPr="00CC0F19">
              <w:rPr>
                <w:color w:val="000000"/>
                <w:sz w:val="20"/>
                <w:szCs w:val="20"/>
              </w:rPr>
              <w:t>(0.003)</w:t>
            </w:r>
          </w:p>
        </w:tc>
      </w:tr>
      <w:tr w:rsidR="00B146CE" w:rsidRPr="00CC0F19" w14:paraId="24EDC53C" w14:textId="77777777" w:rsidTr="00D7100B">
        <w:trPr>
          <w:trHeight w:val="300"/>
        </w:trPr>
        <w:tc>
          <w:tcPr>
            <w:tcW w:w="3632" w:type="dxa"/>
            <w:shd w:val="clear" w:color="auto" w:fill="auto"/>
            <w:noWrap/>
            <w:hideMark/>
          </w:tcPr>
          <w:p w14:paraId="08EF3C24" w14:textId="77777777" w:rsidR="00B146CE" w:rsidRPr="00CC0F19" w:rsidRDefault="00B146CE" w:rsidP="00D7100B">
            <w:pPr>
              <w:rPr>
                <w:color w:val="000000"/>
                <w:sz w:val="20"/>
                <w:szCs w:val="20"/>
              </w:rPr>
            </w:pPr>
            <w:r w:rsidRPr="00CC0F19">
              <w:rPr>
                <w:color w:val="000000"/>
                <w:sz w:val="20"/>
                <w:szCs w:val="20"/>
              </w:rPr>
              <w:t>Zone 4</w:t>
            </w:r>
          </w:p>
        </w:tc>
        <w:tc>
          <w:tcPr>
            <w:tcW w:w="1738" w:type="dxa"/>
            <w:shd w:val="clear" w:color="auto" w:fill="auto"/>
            <w:noWrap/>
            <w:vAlign w:val="bottom"/>
            <w:hideMark/>
          </w:tcPr>
          <w:p w14:paraId="5CE2EB85"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0872413C" w14:textId="77777777" w:rsidR="00B146CE" w:rsidRPr="00CC0F19" w:rsidRDefault="00B146CE" w:rsidP="00D7100B">
            <w:pPr>
              <w:jc w:val="right"/>
              <w:rPr>
                <w:color w:val="000000"/>
                <w:sz w:val="20"/>
                <w:szCs w:val="20"/>
              </w:rPr>
            </w:pPr>
            <w:r w:rsidRPr="00CC0F19">
              <w:rPr>
                <w:color w:val="000000"/>
                <w:sz w:val="20"/>
                <w:szCs w:val="20"/>
              </w:rPr>
              <w:t>0.040 **</w:t>
            </w:r>
          </w:p>
        </w:tc>
        <w:tc>
          <w:tcPr>
            <w:tcW w:w="1738" w:type="dxa"/>
            <w:shd w:val="clear" w:color="auto" w:fill="auto"/>
            <w:noWrap/>
            <w:vAlign w:val="bottom"/>
            <w:hideMark/>
          </w:tcPr>
          <w:p w14:paraId="223D4E33"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4AB1CCED" w14:textId="77777777" w:rsidTr="00D7100B">
        <w:trPr>
          <w:trHeight w:val="300"/>
        </w:trPr>
        <w:tc>
          <w:tcPr>
            <w:tcW w:w="3632" w:type="dxa"/>
            <w:shd w:val="clear" w:color="auto" w:fill="auto"/>
            <w:noWrap/>
            <w:hideMark/>
          </w:tcPr>
          <w:p w14:paraId="50B445F2"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2EEC22C4"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33FE887A" w14:textId="77777777" w:rsidR="00B146CE" w:rsidRPr="00CC0F19" w:rsidRDefault="00B146CE" w:rsidP="00D7100B">
            <w:pPr>
              <w:jc w:val="right"/>
              <w:rPr>
                <w:color w:val="000000"/>
                <w:sz w:val="20"/>
                <w:szCs w:val="20"/>
              </w:rPr>
            </w:pPr>
            <w:r w:rsidRPr="00CC0F19">
              <w:rPr>
                <w:color w:val="000000"/>
                <w:sz w:val="20"/>
                <w:szCs w:val="20"/>
              </w:rPr>
              <w:t>(0.016)</w:t>
            </w:r>
          </w:p>
        </w:tc>
        <w:tc>
          <w:tcPr>
            <w:tcW w:w="1738" w:type="dxa"/>
            <w:shd w:val="clear" w:color="auto" w:fill="auto"/>
            <w:noWrap/>
            <w:vAlign w:val="bottom"/>
            <w:hideMark/>
          </w:tcPr>
          <w:p w14:paraId="46C690E7" w14:textId="77777777" w:rsidR="00B146CE" w:rsidRPr="00CC0F19" w:rsidRDefault="00B146CE" w:rsidP="00D7100B">
            <w:pPr>
              <w:jc w:val="right"/>
              <w:rPr>
                <w:color w:val="000000"/>
                <w:sz w:val="20"/>
                <w:szCs w:val="20"/>
              </w:rPr>
            </w:pPr>
            <w:r w:rsidRPr="00CC0F19">
              <w:rPr>
                <w:color w:val="000000"/>
                <w:sz w:val="20"/>
                <w:szCs w:val="20"/>
              </w:rPr>
              <w:t>(0.004)</w:t>
            </w:r>
          </w:p>
        </w:tc>
      </w:tr>
      <w:tr w:rsidR="00B146CE" w:rsidRPr="00CC0F19" w14:paraId="1E106427" w14:textId="77777777" w:rsidTr="00D7100B">
        <w:trPr>
          <w:trHeight w:val="300"/>
        </w:trPr>
        <w:tc>
          <w:tcPr>
            <w:tcW w:w="3632" w:type="dxa"/>
            <w:shd w:val="clear" w:color="auto" w:fill="auto"/>
            <w:noWrap/>
            <w:hideMark/>
          </w:tcPr>
          <w:p w14:paraId="220F863A" w14:textId="77777777" w:rsidR="00B146CE" w:rsidRPr="00CC0F19" w:rsidRDefault="00B146CE" w:rsidP="00D7100B">
            <w:pPr>
              <w:rPr>
                <w:color w:val="000000"/>
                <w:sz w:val="20"/>
                <w:szCs w:val="20"/>
              </w:rPr>
            </w:pPr>
            <w:r w:rsidRPr="00CC0F19">
              <w:rPr>
                <w:color w:val="000000"/>
                <w:sz w:val="20"/>
                <w:szCs w:val="20"/>
              </w:rPr>
              <w:t>Age</w:t>
            </w:r>
          </w:p>
        </w:tc>
        <w:tc>
          <w:tcPr>
            <w:tcW w:w="1738" w:type="dxa"/>
            <w:shd w:val="clear" w:color="auto" w:fill="auto"/>
            <w:noWrap/>
            <w:vAlign w:val="bottom"/>
            <w:hideMark/>
          </w:tcPr>
          <w:p w14:paraId="489D28A6" w14:textId="77777777" w:rsidR="00B146CE" w:rsidRPr="00CC0F19" w:rsidRDefault="00B146CE" w:rsidP="00D7100B">
            <w:pPr>
              <w:jc w:val="right"/>
              <w:rPr>
                <w:color w:val="000000"/>
                <w:sz w:val="20"/>
                <w:szCs w:val="20"/>
              </w:rPr>
            </w:pPr>
            <w:r w:rsidRPr="00CC0F19">
              <w:rPr>
                <w:color w:val="000000"/>
                <w:sz w:val="20"/>
                <w:szCs w:val="20"/>
              </w:rPr>
              <w:t>0.027</w:t>
            </w:r>
          </w:p>
        </w:tc>
        <w:tc>
          <w:tcPr>
            <w:tcW w:w="1738" w:type="dxa"/>
            <w:shd w:val="clear" w:color="auto" w:fill="auto"/>
            <w:noWrap/>
            <w:vAlign w:val="bottom"/>
            <w:hideMark/>
          </w:tcPr>
          <w:p w14:paraId="502D5061" w14:textId="77777777" w:rsidR="00B146CE" w:rsidRPr="00CC0F19" w:rsidRDefault="00B146CE" w:rsidP="00D7100B">
            <w:pPr>
              <w:jc w:val="right"/>
              <w:rPr>
                <w:color w:val="000000"/>
                <w:sz w:val="20"/>
                <w:szCs w:val="20"/>
              </w:rPr>
            </w:pPr>
            <w:r w:rsidRPr="00CC0F19">
              <w:rPr>
                <w:color w:val="000000"/>
                <w:sz w:val="20"/>
                <w:szCs w:val="20"/>
              </w:rPr>
              <w:t>0.386</w:t>
            </w:r>
          </w:p>
        </w:tc>
        <w:tc>
          <w:tcPr>
            <w:tcW w:w="1738" w:type="dxa"/>
            <w:shd w:val="clear" w:color="auto" w:fill="auto"/>
            <w:noWrap/>
            <w:vAlign w:val="bottom"/>
            <w:hideMark/>
          </w:tcPr>
          <w:p w14:paraId="75717E8A" w14:textId="77777777" w:rsidR="00B146CE" w:rsidRPr="00CC0F19" w:rsidRDefault="00B146CE" w:rsidP="00D7100B">
            <w:pPr>
              <w:jc w:val="right"/>
              <w:rPr>
                <w:color w:val="000000"/>
                <w:sz w:val="20"/>
                <w:szCs w:val="20"/>
              </w:rPr>
            </w:pPr>
            <w:r w:rsidRPr="00CC0F19">
              <w:rPr>
                <w:color w:val="000000"/>
                <w:sz w:val="20"/>
                <w:szCs w:val="20"/>
              </w:rPr>
              <w:t>-0.077</w:t>
            </w:r>
          </w:p>
        </w:tc>
      </w:tr>
      <w:tr w:rsidR="00B146CE" w:rsidRPr="00CC0F19" w14:paraId="20D33434" w14:textId="77777777" w:rsidTr="00D7100B">
        <w:trPr>
          <w:trHeight w:val="300"/>
        </w:trPr>
        <w:tc>
          <w:tcPr>
            <w:tcW w:w="3632" w:type="dxa"/>
            <w:shd w:val="clear" w:color="auto" w:fill="auto"/>
            <w:noWrap/>
            <w:hideMark/>
          </w:tcPr>
          <w:p w14:paraId="75DEF4EC"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0566E9E3" w14:textId="77777777" w:rsidR="00B146CE" w:rsidRPr="00CC0F19" w:rsidRDefault="00B146CE" w:rsidP="00D7100B">
            <w:pPr>
              <w:jc w:val="right"/>
              <w:rPr>
                <w:color w:val="000000"/>
                <w:sz w:val="20"/>
                <w:szCs w:val="20"/>
              </w:rPr>
            </w:pPr>
            <w:r w:rsidRPr="00CC0F19">
              <w:rPr>
                <w:color w:val="000000"/>
                <w:sz w:val="20"/>
                <w:szCs w:val="20"/>
              </w:rPr>
              <w:t>(0.036)</w:t>
            </w:r>
          </w:p>
        </w:tc>
        <w:tc>
          <w:tcPr>
            <w:tcW w:w="1738" w:type="dxa"/>
            <w:shd w:val="clear" w:color="auto" w:fill="auto"/>
            <w:noWrap/>
            <w:vAlign w:val="bottom"/>
            <w:hideMark/>
          </w:tcPr>
          <w:p w14:paraId="58276F5F" w14:textId="77777777" w:rsidR="00B146CE" w:rsidRPr="00CC0F19" w:rsidRDefault="00B146CE" w:rsidP="00D7100B">
            <w:pPr>
              <w:jc w:val="right"/>
              <w:rPr>
                <w:color w:val="000000"/>
                <w:sz w:val="20"/>
                <w:szCs w:val="20"/>
              </w:rPr>
            </w:pPr>
            <w:r w:rsidRPr="00CC0F19">
              <w:rPr>
                <w:color w:val="000000"/>
                <w:sz w:val="20"/>
                <w:szCs w:val="20"/>
              </w:rPr>
              <w:t>(0.239)</w:t>
            </w:r>
          </w:p>
        </w:tc>
        <w:tc>
          <w:tcPr>
            <w:tcW w:w="1738" w:type="dxa"/>
            <w:shd w:val="clear" w:color="auto" w:fill="auto"/>
            <w:noWrap/>
            <w:vAlign w:val="bottom"/>
            <w:hideMark/>
          </w:tcPr>
          <w:p w14:paraId="7BE87B68" w14:textId="77777777" w:rsidR="00B146CE" w:rsidRPr="00CC0F19" w:rsidRDefault="00B146CE" w:rsidP="00D7100B">
            <w:pPr>
              <w:jc w:val="right"/>
              <w:rPr>
                <w:color w:val="000000"/>
                <w:sz w:val="20"/>
                <w:szCs w:val="20"/>
              </w:rPr>
            </w:pPr>
            <w:r w:rsidRPr="00CC0F19">
              <w:rPr>
                <w:color w:val="000000"/>
                <w:sz w:val="20"/>
                <w:szCs w:val="20"/>
              </w:rPr>
              <w:t>(0.048)</w:t>
            </w:r>
          </w:p>
        </w:tc>
      </w:tr>
      <w:tr w:rsidR="00B146CE" w:rsidRPr="00CC0F19" w14:paraId="740D0E7F" w14:textId="77777777" w:rsidTr="00D7100B">
        <w:trPr>
          <w:trHeight w:val="300"/>
        </w:trPr>
        <w:tc>
          <w:tcPr>
            <w:tcW w:w="3632" w:type="dxa"/>
            <w:shd w:val="clear" w:color="auto" w:fill="auto"/>
            <w:noWrap/>
            <w:hideMark/>
          </w:tcPr>
          <w:p w14:paraId="61866643" w14:textId="77777777" w:rsidR="00B146CE" w:rsidRPr="00CC0F19" w:rsidRDefault="00B146CE" w:rsidP="00D7100B">
            <w:pPr>
              <w:rPr>
                <w:color w:val="000000"/>
                <w:sz w:val="20"/>
                <w:szCs w:val="20"/>
              </w:rPr>
            </w:pPr>
            <w:r w:rsidRPr="00CC0F19">
              <w:rPr>
                <w:color w:val="000000"/>
                <w:sz w:val="20"/>
                <w:szCs w:val="20"/>
              </w:rPr>
              <w:t>Education</w:t>
            </w:r>
          </w:p>
        </w:tc>
        <w:tc>
          <w:tcPr>
            <w:tcW w:w="1738" w:type="dxa"/>
            <w:shd w:val="clear" w:color="auto" w:fill="auto"/>
            <w:noWrap/>
            <w:vAlign w:val="bottom"/>
            <w:hideMark/>
          </w:tcPr>
          <w:p w14:paraId="7C0DFB18" w14:textId="77777777" w:rsidR="00B146CE" w:rsidRPr="00CC0F19" w:rsidRDefault="00B146CE" w:rsidP="00D7100B">
            <w:pPr>
              <w:jc w:val="right"/>
              <w:rPr>
                <w:color w:val="000000"/>
                <w:sz w:val="20"/>
                <w:szCs w:val="20"/>
              </w:rPr>
            </w:pPr>
            <w:r w:rsidRPr="00CC0F19">
              <w:rPr>
                <w:color w:val="000000"/>
                <w:sz w:val="20"/>
                <w:szCs w:val="20"/>
              </w:rPr>
              <w:t>-0.009</w:t>
            </w:r>
          </w:p>
        </w:tc>
        <w:tc>
          <w:tcPr>
            <w:tcW w:w="1738" w:type="dxa"/>
            <w:shd w:val="clear" w:color="auto" w:fill="auto"/>
            <w:noWrap/>
            <w:vAlign w:val="bottom"/>
            <w:hideMark/>
          </w:tcPr>
          <w:p w14:paraId="3F66B0FE" w14:textId="77777777" w:rsidR="00B146CE" w:rsidRPr="00CC0F19" w:rsidRDefault="00B146CE" w:rsidP="00D7100B">
            <w:pPr>
              <w:jc w:val="right"/>
              <w:rPr>
                <w:color w:val="000000"/>
                <w:sz w:val="20"/>
                <w:szCs w:val="20"/>
              </w:rPr>
            </w:pPr>
            <w:r w:rsidRPr="00CC0F19">
              <w:rPr>
                <w:color w:val="000000"/>
                <w:sz w:val="20"/>
                <w:szCs w:val="20"/>
              </w:rPr>
              <w:t>-0.015</w:t>
            </w:r>
          </w:p>
        </w:tc>
        <w:tc>
          <w:tcPr>
            <w:tcW w:w="1738" w:type="dxa"/>
            <w:shd w:val="clear" w:color="auto" w:fill="auto"/>
            <w:noWrap/>
            <w:vAlign w:val="bottom"/>
            <w:hideMark/>
          </w:tcPr>
          <w:p w14:paraId="61A0E20E" w14:textId="77777777" w:rsidR="00B146CE" w:rsidRPr="00CC0F19" w:rsidRDefault="00B146CE" w:rsidP="00D7100B">
            <w:pPr>
              <w:jc w:val="right"/>
              <w:rPr>
                <w:color w:val="000000"/>
                <w:sz w:val="20"/>
                <w:szCs w:val="20"/>
              </w:rPr>
            </w:pPr>
            <w:r w:rsidRPr="00CC0F19">
              <w:rPr>
                <w:color w:val="000000"/>
                <w:sz w:val="20"/>
                <w:szCs w:val="20"/>
              </w:rPr>
              <w:t>0.002</w:t>
            </w:r>
          </w:p>
        </w:tc>
      </w:tr>
      <w:tr w:rsidR="00B146CE" w:rsidRPr="00CC0F19" w14:paraId="4CB4C5A7" w14:textId="77777777" w:rsidTr="00D7100B">
        <w:trPr>
          <w:trHeight w:val="300"/>
        </w:trPr>
        <w:tc>
          <w:tcPr>
            <w:tcW w:w="3632" w:type="dxa"/>
            <w:shd w:val="clear" w:color="auto" w:fill="auto"/>
            <w:noWrap/>
            <w:hideMark/>
          </w:tcPr>
          <w:p w14:paraId="33F20F0E"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68385BBC" w14:textId="77777777" w:rsidR="00B146CE" w:rsidRPr="00CC0F19" w:rsidRDefault="00B146CE" w:rsidP="00D7100B">
            <w:pPr>
              <w:jc w:val="right"/>
              <w:rPr>
                <w:color w:val="000000"/>
                <w:sz w:val="20"/>
                <w:szCs w:val="20"/>
              </w:rPr>
            </w:pPr>
            <w:r w:rsidRPr="00CC0F19">
              <w:rPr>
                <w:color w:val="000000"/>
                <w:sz w:val="20"/>
                <w:szCs w:val="20"/>
              </w:rPr>
              <w:t>(0.014)</w:t>
            </w:r>
          </w:p>
        </w:tc>
        <w:tc>
          <w:tcPr>
            <w:tcW w:w="1738" w:type="dxa"/>
            <w:shd w:val="clear" w:color="auto" w:fill="auto"/>
            <w:noWrap/>
            <w:vAlign w:val="bottom"/>
            <w:hideMark/>
          </w:tcPr>
          <w:p w14:paraId="5524185B" w14:textId="77777777" w:rsidR="00B146CE" w:rsidRPr="00CC0F19" w:rsidRDefault="00B146CE" w:rsidP="00D7100B">
            <w:pPr>
              <w:jc w:val="right"/>
              <w:rPr>
                <w:color w:val="000000"/>
                <w:sz w:val="20"/>
                <w:szCs w:val="20"/>
              </w:rPr>
            </w:pPr>
            <w:r w:rsidRPr="00CC0F19">
              <w:rPr>
                <w:color w:val="000000"/>
                <w:sz w:val="20"/>
                <w:szCs w:val="20"/>
              </w:rPr>
              <w:t>(0.107)</w:t>
            </w:r>
          </w:p>
        </w:tc>
        <w:tc>
          <w:tcPr>
            <w:tcW w:w="1738" w:type="dxa"/>
            <w:shd w:val="clear" w:color="auto" w:fill="auto"/>
            <w:noWrap/>
            <w:vAlign w:val="bottom"/>
            <w:hideMark/>
          </w:tcPr>
          <w:p w14:paraId="64C74BD3" w14:textId="77777777" w:rsidR="00B146CE" w:rsidRPr="00CC0F19" w:rsidRDefault="00B146CE" w:rsidP="00D7100B">
            <w:pPr>
              <w:jc w:val="right"/>
              <w:rPr>
                <w:color w:val="000000"/>
                <w:sz w:val="20"/>
                <w:szCs w:val="20"/>
              </w:rPr>
            </w:pPr>
            <w:r w:rsidRPr="00CC0F19">
              <w:rPr>
                <w:color w:val="000000"/>
                <w:sz w:val="20"/>
                <w:szCs w:val="20"/>
              </w:rPr>
              <w:t>(0.016)</w:t>
            </w:r>
          </w:p>
        </w:tc>
      </w:tr>
      <w:tr w:rsidR="00B146CE" w:rsidRPr="00CC0F19" w14:paraId="408DC1F8" w14:textId="77777777" w:rsidTr="00D7100B">
        <w:trPr>
          <w:trHeight w:val="300"/>
        </w:trPr>
        <w:tc>
          <w:tcPr>
            <w:tcW w:w="3632" w:type="dxa"/>
            <w:shd w:val="clear" w:color="auto" w:fill="auto"/>
            <w:noWrap/>
            <w:hideMark/>
          </w:tcPr>
          <w:p w14:paraId="4E0F7601" w14:textId="77777777" w:rsidR="00B146CE" w:rsidRPr="00CC0F19" w:rsidRDefault="00B146CE" w:rsidP="00D7100B">
            <w:pPr>
              <w:rPr>
                <w:color w:val="000000"/>
                <w:sz w:val="20"/>
                <w:szCs w:val="20"/>
              </w:rPr>
            </w:pPr>
            <w:r w:rsidRPr="00CC0F19">
              <w:rPr>
                <w:color w:val="000000"/>
                <w:sz w:val="20"/>
                <w:szCs w:val="20"/>
              </w:rPr>
              <w:t>Household size</w:t>
            </w:r>
          </w:p>
        </w:tc>
        <w:tc>
          <w:tcPr>
            <w:tcW w:w="1738" w:type="dxa"/>
            <w:shd w:val="clear" w:color="auto" w:fill="auto"/>
            <w:noWrap/>
            <w:vAlign w:val="bottom"/>
            <w:hideMark/>
          </w:tcPr>
          <w:p w14:paraId="422ED224" w14:textId="77777777" w:rsidR="00B146CE" w:rsidRPr="00CC0F19" w:rsidRDefault="00B146CE" w:rsidP="00D7100B">
            <w:pPr>
              <w:jc w:val="right"/>
              <w:rPr>
                <w:color w:val="000000"/>
                <w:sz w:val="20"/>
                <w:szCs w:val="20"/>
              </w:rPr>
            </w:pPr>
            <w:r w:rsidRPr="00CC0F19">
              <w:rPr>
                <w:color w:val="000000"/>
                <w:sz w:val="20"/>
                <w:szCs w:val="20"/>
              </w:rPr>
              <w:t>-0.014 *</w:t>
            </w:r>
          </w:p>
        </w:tc>
        <w:tc>
          <w:tcPr>
            <w:tcW w:w="1738" w:type="dxa"/>
            <w:shd w:val="clear" w:color="auto" w:fill="auto"/>
            <w:noWrap/>
            <w:vAlign w:val="bottom"/>
            <w:hideMark/>
          </w:tcPr>
          <w:p w14:paraId="19407763" w14:textId="77777777" w:rsidR="00B146CE" w:rsidRPr="00CC0F19" w:rsidRDefault="00B146CE" w:rsidP="00D7100B">
            <w:pPr>
              <w:jc w:val="right"/>
              <w:rPr>
                <w:color w:val="000000"/>
                <w:sz w:val="20"/>
                <w:szCs w:val="20"/>
              </w:rPr>
            </w:pPr>
            <w:r w:rsidRPr="00CC0F19">
              <w:rPr>
                <w:color w:val="000000"/>
                <w:sz w:val="20"/>
                <w:szCs w:val="20"/>
              </w:rPr>
              <w:t>-0.245 **</w:t>
            </w:r>
          </w:p>
        </w:tc>
        <w:tc>
          <w:tcPr>
            <w:tcW w:w="1738" w:type="dxa"/>
            <w:shd w:val="clear" w:color="auto" w:fill="auto"/>
            <w:noWrap/>
            <w:vAlign w:val="bottom"/>
            <w:hideMark/>
          </w:tcPr>
          <w:p w14:paraId="5930CF4E" w14:textId="77777777" w:rsidR="00B146CE" w:rsidRPr="00CC0F19" w:rsidRDefault="00B146CE" w:rsidP="00D7100B">
            <w:pPr>
              <w:jc w:val="right"/>
              <w:rPr>
                <w:color w:val="000000"/>
                <w:sz w:val="20"/>
                <w:szCs w:val="20"/>
              </w:rPr>
            </w:pPr>
            <w:r w:rsidRPr="00CC0F19">
              <w:rPr>
                <w:color w:val="000000"/>
                <w:sz w:val="20"/>
                <w:szCs w:val="20"/>
              </w:rPr>
              <w:t>0.015</w:t>
            </w:r>
          </w:p>
        </w:tc>
      </w:tr>
      <w:tr w:rsidR="00B146CE" w:rsidRPr="00CC0F19" w14:paraId="52A7DDAD" w14:textId="77777777" w:rsidTr="00D7100B">
        <w:trPr>
          <w:trHeight w:val="300"/>
        </w:trPr>
        <w:tc>
          <w:tcPr>
            <w:tcW w:w="3632" w:type="dxa"/>
            <w:shd w:val="clear" w:color="auto" w:fill="auto"/>
            <w:noWrap/>
            <w:hideMark/>
          </w:tcPr>
          <w:p w14:paraId="195730BF"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40F5C735" w14:textId="77777777" w:rsidR="00B146CE" w:rsidRPr="00CC0F19" w:rsidRDefault="00B146CE" w:rsidP="00D7100B">
            <w:pPr>
              <w:jc w:val="right"/>
              <w:rPr>
                <w:color w:val="000000"/>
                <w:sz w:val="20"/>
                <w:szCs w:val="20"/>
              </w:rPr>
            </w:pPr>
            <w:r w:rsidRPr="00CC0F19">
              <w:rPr>
                <w:color w:val="000000"/>
                <w:sz w:val="20"/>
                <w:szCs w:val="20"/>
              </w:rPr>
              <w:t>(0.008)</w:t>
            </w:r>
          </w:p>
        </w:tc>
        <w:tc>
          <w:tcPr>
            <w:tcW w:w="1738" w:type="dxa"/>
            <w:shd w:val="clear" w:color="auto" w:fill="auto"/>
            <w:noWrap/>
            <w:vAlign w:val="bottom"/>
            <w:hideMark/>
          </w:tcPr>
          <w:p w14:paraId="2FE82275" w14:textId="77777777" w:rsidR="00B146CE" w:rsidRPr="00CC0F19" w:rsidRDefault="00B146CE" w:rsidP="00D7100B">
            <w:pPr>
              <w:jc w:val="right"/>
              <w:rPr>
                <w:color w:val="000000"/>
                <w:sz w:val="20"/>
                <w:szCs w:val="20"/>
              </w:rPr>
            </w:pPr>
            <w:r w:rsidRPr="00CC0F19">
              <w:rPr>
                <w:color w:val="000000"/>
                <w:sz w:val="20"/>
                <w:szCs w:val="20"/>
              </w:rPr>
              <w:t>(0.103)</w:t>
            </w:r>
          </w:p>
        </w:tc>
        <w:tc>
          <w:tcPr>
            <w:tcW w:w="1738" w:type="dxa"/>
            <w:shd w:val="clear" w:color="auto" w:fill="auto"/>
            <w:noWrap/>
            <w:vAlign w:val="bottom"/>
            <w:hideMark/>
          </w:tcPr>
          <w:p w14:paraId="777EB30C" w14:textId="77777777" w:rsidR="00B146CE" w:rsidRPr="00CC0F19" w:rsidRDefault="00B146CE" w:rsidP="00D7100B">
            <w:pPr>
              <w:jc w:val="right"/>
              <w:rPr>
                <w:color w:val="000000"/>
                <w:sz w:val="20"/>
                <w:szCs w:val="20"/>
              </w:rPr>
            </w:pPr>
            <w:r w:rsidRPr="00CC0F19">
              <w:rPr>
                <w:color w:val="000000"/>
                <w:sz w:val="20"/>
                <w:szCs w:val="20"/>
              </w:rPr>
              <w:t>(0.009)</w:t>
            </w:r>
          </w:p>
        </w:tc>
      </w:tr>
      <w:tr w:rsidR="00B146CE" w:rsidRPr="00CC0F19" w14:paraId="2BE8B9A2" w14:textId="77777777" w:rsidTr="00D7100B">
        <w:trPr>
          <w:trHeight w:val="300"/>
        </w:trPr>
        <w:tc>
          <w:tcPr>
            <w:tcW w:w="3632" w:type="dxa"/>
            <w:shd w:val="clear" w:color="auto" w:fill="auto"/>
            <w:noWrap/>
            <w:hideMark/>
          </w:tcPr>
          <w:p w14:paraId="0CF01B87" w14:textId="77777777" w:rsidR="00B146CE" w:rsidRPr="00CC0F19" w:rsidRDefault="00B146CE" w:rsidP="00D7100B">
            <w:pPr>
              <w:rPr>
                <w:color w:val="000000"/>
                <w:sz w:val="20"/>
                <w:szCs w:val="20"/>
              </w:rPr>
            </w:pPr>
            <w:r w:rsidRPr="00CC0F19">
              <w:rPr>
                <w:color w:val="000000"/>
                <w:sz w:val="20"/>
                <w:szCs w:val="20"/>
              </w:rPr>
              <w:t>Salaried employment</w:t>
            </w:r>
          </w:p>
        </w:tc>
        <w:tc>
          <w:tcPr>
            <w:tcW w:w="1738" w:type="dxa"/>
            <w:shd w:val="clear" w:color="auto" w:fill="auto"/>
            <w:noWrap/>
            <w:vAlign w:val="bottom"/>
            <w:hideMark/>
          </w:tcPr>
          <w:p w14:paraId="725CD02C"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6DAB28C9" w14:textId="77777777" w:rsidR="00B146CE" w:rsidRPr="00CC0F19" w:rsidRDefault="00B146CE" w:rsidP="00D7100B">
            <w:pPr>
              <w:jc w:val="right"/>
              <w:rPr>
                <w:color w:val="000000"/>
                <w:sz w:val="20"/>
                <w:szCs w:val="20"/>
              </w:rPr>
            </w:pPr>
            <w:r w:rsidRPr="00CC0F19">
              <w:rPr>
                <w:color w:val="000000"/>
                <w:sz w:val="20"/>
                <w:szCs w:val="20"/>
              </w:rPr>
              <w:t>-0.002</w:t>
            </w:r>
          </w:p>
        </w:tc>
        <w:tc>
          <w:tcPr>
            <w:tcW w:w="1738" w:type="dxa"/>
            <w:shd w:val="clear" w:color="auto" w:fill="auto"/>
            <w:noWrap/>
            <w:vAlign w:val="bottom"/>
            <w:hideMark/>
          </w:tcPr>
          <w:p w14:paraId="5A488A26" w14:textId="77777777" w:rsidR="00B146CE" w:rsidRPr="00CC0F19" w:rsidRDefault="00B146CE" w:rsidP="00D7100B">
            <w:pPr>
              <w:jc w:val="right"/>
              <w:rPr>
                <w:color w:val="000000"/>
                <w:sz w:val="20"/>
                <w:szCs w:val="20"/>
              </w:rPr>
            </w:pPr>
            <w:r w:rsidRPr="00CC0F19">
              <w:rPr>
                <w:color w:val="000000"/>
                <w:sz w:val="20"/>
                <w:szCs w:val="20"/>
              </w:rPr>
              <w:t>-0.001</w:t>
            </w:r>
          </w:p>
        </w:tc>
      </w:tr>
      <w:tr w:rsidR="00B146CE" w:rsidRPr="00CC0F19" w14:paraId="0E59B3CB" w14:textId="77777777" w:rsidTr="00D7100B">
        <w:trPr>
          <w:trHeight w:val="300"/>
        </w:trPr>
        <w:tc>
          <w:tcPr>
            <w:tcW w:w="3632" w:type="dxa"/>
            <w:shd w:val="clear" w:color="auto" w:fill="auto"/>
            <w:noWrap/>
            <w:hideMark/>
          </w:tcPr>
          <w:p w14:paraId="1A264FEC"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4AD4E2EE"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6412A843" w14:textId="77777777" w:rsidR="00B146CE" w:rsidRPr="00CC0F19" w:rsidRDefault="00B146CE" w:rsidP="00D7100B">
            <w:pPr>
              <w:jc w:val="right"/>
              <w:rPr>
                <w:color w:val="000000"/>
                <w:sz w:val="20"/>
                <w:szCs w:val="20"/>
              </w:rPr>
            </w:pPr>
            <w:r w:rsidRPr="00CC0F19">
              <w:rPr>
                <w:color w:val="000000"/>
                <w:sz w:val="20"/>
                <w:szCs w:val="20"/>
              </w:rPr>
              <w:t>(0.012)</w:t>
            </w:r>
          </w:p>
        </w:tc>
        <w:tc>
          <w:tcPr>
            <w:tcW w:w="1738" w:type="dxa"/>
            <w:shd w:val="clear" w:color="auto" w:fill="auto"/>
            <w:noWrap/>
            <w:vAlign w:val="bottom"/>
            <w:hideMark/>
          </w:tcPr>
          <w:p w14:paraId="3ACE1072" w14:textId="77777777" w:rsidR="00B146CE" w:rsidRPr="00CC0F19" w:rsidRDefault="00B146CE" w:rsidP="00D7100B">
            <w:pPr>
              <w:jc w:val="right"/>
              <w:rPr>
                <w:color w:val="000000"/>
                <w:sz w:val="20"/>
                <w:szCs w:val="20"/>
              </w:rPr>
            </w:pPr>
            <w:r w:rsidRPr="00CC0F19">
              <w:rPr>
                <w:color w:val="000000"/>
                <w:sz w:val="20"/>
                <w:szCs w:val="20"/>
              </w:rPr>
              <w:t>(0.005)</w:t>
            </w:r>
          </w:p>
        </w:tc>
      </w:tr>
      <w:tr w:rsidR="00B146CE" w:rsidRPr="00CC0F19" w14:paraId="48F8A371" w14:textId="77777777" w:rsidTr="00D7100B">
        <w:trPr>
          <w:trHeight w:val="300"/>
        </w:trPr>
        <w:tc>
          <w:tcPr>
            <w:tcW w:w="3632" w:type="dxa"/>
            <w:shd w:val="clear" w:color="auto" w:fill="auto"/>
            <w:noWrap/>
            <w:hideMark/>
          </w:tcPr>
          <w:p w14:paraId="22532613" w14:textId="77777777" w:rsidR="00B146CE" w:rsidRPr="00CC0F19" w:rsidRDefault="00B146CE" w:rsidP="00D7100B">
            <w:pPr>
              <w:rPr>
                <w:color w:val="000000"/>
                <w:sz w:val="20"/>
                <w:szCs w:val="20"/>
              </w:rPr>
            </w:pPr>
            <w:r w:rsidRPr="00CC0F19">
              <w:rPr>
                <w:color w:val="000000"/>
                <w:sz w:val="20"/>
                <w:szCs w:val="20"/>
              </w:rPr>
              <w:lastRenderedPageBreak/>
              <w:t>(Base)</w:t>
            </w:r>
          </w:p>
        </w:tc>
        <w:tc>
          <w:tcPr>
            <w:tcW w:w="1738" w:type="dxa"/>
            <w:shd w:val="clear" w:color="auto" w:fill="auto"/>
            <w:noWrap/>
            <w:vAlign w:val="bottom"/>
            <w:hideMark/>
          </w:tcPr>
          <w:p w14:paraId="6AE86AA3"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14FD0D8" w14:textId="77777777" w:rsidR="00B146CE" w:rsidRPr="00CC0F19" w:rsidRDefault="00B146CE" w:rsidP="00D7100B">
            <w:pPr>
              <w:jc w:val="right"/>
              <w:rPr>
                <w:color w:val="000000"/>
                <w:sz w:val="20"/>
                <w:szCs w:val="20"/>
              </w:rPr>
            </w:pPr>
            <w:r w:rsidRPr="00CC0F19">
              <w:rPr>
                <w:color w:val="000000"/>
                <w:sz w:val="20"/>
                <w:szCs w:val="20"/>
              </w:rPr>
              <w:t>-0.094 ***</w:t>
            </w:r>
          </w:p>
        </w:tc>
        <w:tc>
          <w:tcPr>
            <w:tcW w:w="1738" w:type="dxa"/>
            <w:shd w:val="clear" w:color="auto" w:fill="auto"/>
            <w:noWrap/>
            <w:vAlign w:val="bottom"/>
            <w:hideMark/>
          </w:tcPr>
          <w:p w14:paraId="1E0BE263"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4B60409E" w14:textId="77777777" w:rsidTr="00D7100B">
        <w:trPr>
          <w:trHeight w:val="300"/>
        </w:trPr>
        <w:tc>
          <w:tcPr>
            <w:tcW w:w="3632" w:type="dxa"/>
            <w:shd w:val="clear" w:color="auto" w:fill="auto"/>
            <w:noWrap/>
            <w:hideMark/>
          </w:tcPr>
          <w:p w14:paraId="05A2F7BA"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58064D98" w14:textId="77777777" w:rsidR="00B146CE" w:rsidRPr="00CC0F19" w:rsidRDefault="00B146CE" w:rsidP="00D7100B">
            <w:pPr>
              <w:jc w:val="right"/>
              <w:rPr>
                <w:color w:val="000000"/>
                <w:sz w:val="20"/>
                <w:szCs w:val="20"/>
              </w:rPr>
            </w:pPr>
            <w:r w:rsidRPr="00CC0F19">
              <w:rPr>
                <w:color w:val="000000"/>
                <w:sz w:val="20"/>
                <w:szCs w:val="20"/>
              </w:rPr>
              <w:t>(0.010)</w:t>
            </w:r>
          </w:p>
        </w:tc>
        <w:tc>
          <w:tcPr>
            <w:tcW w:w="1738" w:type="dxa"/>
            <w:shd w:val="clear" w:color="auto" w:fill="auto"/>
            <w:noWrap/>
            <w:vAlign w:val="bottom"/>
            <w:hideMark/>
          </w:tcPr>
          <w:p w14:paraId="04DBB4D0" w14:textId="77777777" w:rsidR="00B146CE" w:rsidRPr="00CC0F19" w:rsidRDefault="00B146CE" w:rsidP="00D7100B">
            <w:pPr>
              <w:jc w:val="right"/>
              <w:rPr>
                <w:color w:val="000000"/>
                <w:sz w:val="20"/>
                <w:szCs w:val="20"/>
              </w:rPr>
            </w:pPr>
            <w:r w:rsidRPr="00CC0F19">
              <w:rPr>
                <w:color w:val="000000"/>
                <w:sz w:val="20"/>
                <w:szCs w:val="20"/>
              </w:rPr>
              <w:t>(0.029)</w:t>
            </w:r>
          </w:p>
        </w:tc>
        <w:tc>
          <w:tcPr>
            <w:tcW w:w="1738" w:type="dxa"/>
            <w:shd w:val="clear" w:color="auto" w:fill="auto"/>
            <w:noWrap/>
            <w:vAlign w:val="bottom"/>
            <w:hideMark/>
          </w:tcPr>
          <w:p w14:paraId="7BB434F3" w14:textId="77777777" w:rsidR="00B146CE" w:rsidRPr="00CC0F19" w:rsidRDefault="00B146CE" w:rsidP="00D7100B">
            <w:pPr>
              <w:jc w:val="right"/>
              <w:rPr>
                <w:color w:val="000000"/>
                <w:sz w:val="20"/>
                <w:szCs w:val="20"/>
              </w:rPr>
            </w:pPr>
            <w:r w:rsidRPr="00CC0F19">
              <w:rPr>
                <w:color w:val="000000"/>
                <w:sz w:val="20"/>
                <w:szCs w:val="20"/>
              </w:rPr>
              <w:t>(0.008)</w:t>
            </w:r>
          </w:p>
        </w:tc>
      </w:tr>
    </w:tbl>
    <w:p w14:paraId="469BCE48" w14:textId="77777777" w:rsidR="00B146CE" w:rsidRPr="00CC0F19" w:rsidRDefault="00B146CE" w:rsidP="002324F5">
      <w:pPr>
        <w:pStyle w:val="Note"/>
      </w:pPr>
      <w:r w:rsidRPr="00CC0F19">
        <w:t xml:space="preserve">Notes: </w:t>
      </w:r>
    </w:p>
    <w:p w14:paraId="624574AC" w14:textId="77777777" w:rsidR="00B146CE" w:rsidRPr="00CC0F19" w:rsidRDefault="00B146CE" w:rsidP="002324F5">
      <w:pPr>
        <w:pStyle w:val="Note"/>
      </w:pPr>
      <w:r w:rsidRPr="00CC0F19">
        <w:t xml:space="preserve">1. The dependent variables are the self-reported ICV </w:t>
      </w:r>
      <w:r>
        <w:t>plots each gender manages</w:t>
      </w:r>
      <w:r w:rsidRPr="00CC0F19">
        <w:t xml:space="preserve">. </w:t>
      </w:r>
    </w:p>
    <w:p w14:paraId="1D99E67E" w14:textId="77777777" w:rsidR="00B146CE" w:rsidRPr="00CC0F19" w:rsidRDefault="00B146CE" w:rsidP="002324F5">
      <w:pPr>
        <w:pStyle w:val="Note"/>
      </w:pPr>
      <w:r w:rsidRPr="00CC0F19">
        <w:t xml:space="preserve">2. (*, **, ***) indicate statistical significance at the 10%, 5%, and 1% level. </w:t>
      </w:r>
    </w:p>
    <w:p w14:paraId="1FE6C5AF" w14:textId="752B3519" w:rsidR="00B146CE" w:rsidRPr="00D5209D" w:rsidRDefault="00B146CE" w:rsidP="00FB46B8">
      <w:pPr>
        <w:pStyle w:val="Note"/>
      </w:pPr>
      <w:r w:rsidRPr="00CC0F19">
        <w:t xml:space="preserve">3. Bootstrap standard errors. </w:t>
      </w:r>
    </w:p>
    <w:p w14:paraId="4D89A4CE" w14:textId="32461451" w:rsidR="00884CE6" w:rsidRDefault="00712FE8" w:rsidP="00D22356">
      <w:pPr>
        <w:pStyle w:val="Heading1"/>
        <w:numPr>
          <w:ilvl w:val="0"/>
          <w:numId w:val="3"/>
        </w:numPr>
      </w:pPr>
      <w:bookmarkStart w:id="120" w:name="OLE_LINK2"/>
      <w:r>
        <w:t>Conclusion</w:t>
      </w:r>
    </w:p>
    <w:p w14:paraId="2A1300EF" w14:textId="114F0757" w:rsidR="00712FE8" w:rsidRDefault="00712FE8" w:rsidP="00712FE8">
      <w:r>
        <w:t>This study has made contributions in understanding</w:t>
      </w:r>
      <w:r w:rsidR="00DF2405">
        <w:t xml:space="preserve"> intrahousehold</w:t>
      </w:r>
      <w:r>
        <w:t xml:space="preserve"> disparities in agricultural technology adoption</w:t>
      </w:r>
      <w:r w:rsidR="00DF2405">
        <w:t>, systematic measurement error and drivers of gender inequalities in improved varietal adoption.</w:t>
      </w:r>
      <w:r>
        <w:t xml:space="preserve"> Through the development of a theoretical model and empirical analysis, we have illuminated the nuances of </w:t>
      </w:r>
      <w:commentRangeStart w:id="121"/>
      <w:r>
        <w:t xml:space="preserve">non-classical measurement errors </w:t>
      </w:r>
      <w:commentRangeEnd w:id="121"/>
      <w:r w:rsidR="004908A8">
        <w:rPr>
          <w:rStyle w:val="CommentReference"/>
        </w:rPr>
        <w:commentReference w:id="121"/>
      </w:r>
      <w:r>
        <w:t>related to gender in agricultural practices</w:t>
      </w:r>
      <w:r w:rsidR="00A72E82">
        <w:t>, which have potentially profound implications for agricultural technology adoption research</w:t>
      </w:r>
      <w:r w:rsidR="00A63608">
        <w:t>.</w:t>
      </w:r>
    </w:p>
    <w:p w14:paraId="35E8D919" w14:textId="73563815" w:rsidR="00B3282D" w:rsidRDefault="00A72E82" w:rsidP="00712FE8">
      <w:r>
        <w:t xml:space="preserve">First, we demonstrate a systematic </w:t>
      </w:r>
      <w:commentRangeStart w:id="122"/>
      <w:r>
        <w:t xml:space="preserve">false negative </w:t>
      </w:r>
      <w:commentRangeEnd w:id="122"/>
      <w:r w:rsidR="00FF09D8">
        <w:rPr>
          <w:rStyle w:val="CommentReference"/>
        </w:rPr>
        <w:commentReference w:id="122"/>
      </w:r>
      <w:r>
        <w:t>rate associated with</w:t>
      </w:r>
      <w:r w:rsidR="00FF09D8">
        <w:t xml:space="preserve"> </w:t>
      </w:r>
      <w:r>
        <w:t xml:space="preserve">in relation to technology adoption. The linear relationship between the rate of </w:t>
      </w:r>
      <w:r w:rsidR="00FF09D8">
        <w:t>wife</w:t>
      </w:r>
      <w:r>
        <w:t xml:space="preserve"> respondents included in the simulated dataset, and the reduction in adoption rate </w:t>
      </w:r>
      <w:r w:rsidR="00C52FF0">
        <w:t xml:space="preserve">implies that </w:t>
      </w:r>
      <w:r w:rsidR="001236A6">
        <w:t xml:space="preserve">respondent selection and </w:t>
      </w:r>
      <w:r w:rsidR="00C52FF0">
        <w:t>study design</w:t>
      </w:r>
      <w:r w:rsidR="001236A6">
        <w:t xml:space="preserve"> influence</w:t>
      </w:r>
      <w:r w:rsidR="00C52FF0">
        <w:t xml:space="preserve"> the </w:t>
      </w:r>
      <w:commentRangeStart w:id="123"/>
      <w:commentRangeStart w:id="124"/>
      <w:commentRangeStart w:id="125"/>
      <w:commentRangeStart w:id="126"/>
      <w:r w:rsidR="00C52FF0">
        <w:t>adoption rates</w:t>
      </w:r>
      <w:commentRangeEnd w:id="123"/>
      <w:r w:rsidR="001236A6">
        <w:rPr>
          <w:rStyle w:val="CommentReference"/>
        </w:rPr>
        <w:commentReference w:id="123"/>
      </w:r>
      <w:commentRangeEnd w:id="124"/>
      <w:r w:rsidR="001236A6">
        <w:rPr>
          <w:rStyle w:val="CommentReference"/>
        </w:rPr>
        <w:commentReference w:id="124"/>
      </w:r>
      <w:commentRangeEnd w:id="125"/>
      <w:r w:rsidR="001236A6">
        <w:rPr>
          <w:rStyle w:val="CommentReference"/>
        </w:rPr>
        <w:commentReference w:id="125"/>
      </w:r>
      <w:commentRangeEnd w:id="126"/>
      <w:r w:rsidR="00FF09D8">
        <w:rPr>
          <w:rStyle w:val="CommentReference"/>
        </w:rPr>
        <w:commentReference w:id="126"/>
      </w:r>
      <w:r w:rsidR="00C52FF0">
        <w:t xml:space="preserve">. This could explain the large variation in </w:t>
      </w:r>
      <w:r w:rsidR="00FF09D8">
        <w:t xml:space="preserve">ICV </w:t>
      </w:r>
      <w:r w:rsidR="00C52FF0">
        <w:t>adoption rates</w:t>
      </w:r>
      <w:r w:rsidR="00FF09D8">
        <w:t xml:space="preserve"> we feature in Table 1</w:t>
      </w:r>
      <w:r w:rsidR="00B3282D">
        <w:t>.</w:t>
      </w:r>
      <w:r w:rsidR="00C52FF0">
        <w:t xml:space="preserve">  </w:t>
      </w:r>
      <w:r w:rsidR="00B3282D">
        <w:t>Our results strongly support the call for d</w:t>
      </w:r>
      <w:r w:rsidR="00C52FF0">
        <w:t>ata best practices around intentionally including more women as respondents regardless of their household headship status (Doss, 2021)</w:t>
      </w:r>
      <w:r w:rsidR="00B3282D">
        <w:t xml:space="preserve">. These results draw attention to the need for more consistent and robust study design approaches to better understand adoption patterns around improved crop varieties. </w:t>
      </w:r>
    </w:p>
    <w:p w14:paraId="12B52FB5" w14:textId="71521886" w:rsidR="0054273D" w:rsidRDefault="00B3282D" w:rsidP="00712FE8">
      <w:r>
        <w:t xml:space="preserve">Second, we uncover differential </w:t>
      </w:r>
      <w:r w:rsidR="00451CAC">
        <w:t xml:space="preserve">endowment and systematic drivers </w:t>
      </w:r>
      <w:r>
        <w:t xml:space="preserve">of improved variety adoption decisions. There is a wealth of literature looking at the endowment and systematic drivers of agricultural productivity. </w:t>
      </w:r>
      <w:r w:rsidR="00C52FF0">
        <w:t xml:space="preserve"> </w:t>
      </w:r>
      <w:r>
        <w:t xml:space="preserve">For example, </w:t>
      </w:r>
      <w:r w:rsidRPr="00E80321">
        <w:rPr>
          <w:highlight w:val="yellow"/>
        </w:rPr>
        <w:t>XXX</w:t>
      </w:r>
      <w:r>
        <w:t xml:space="preserve"> </w:t>
      </w:r>
      <w:commentRangeStart w:id="127"/>
      <w:r w:rsidR="0006333F" w:rsidRPr="00E80321">
        <w:rPr>
          <w:highlight w:val="yellow"/>
        </w:rPr>
        <w:t xml:space="preserve">JING AND JEISSON, CAN YOU INSERT A </w:t>
      </w:r>
      <w:r w:rsidR="0006333F" w:rsidRPr="00E80321">
        <w:rPr>
          <w:highlight w:val="yellow"/>
        </w:rPr>
        <w:lastRenderedPageBreak/>
        <w:t>PARAGRAPH ON THE RELEVANCE TO ENDOWMENT VS SYSTEMATIC DRIVERS OF GENDER INEQUALITY. A LOT ON THIS IN THE GENDER PRODUCTIVITY GAP LITERATURE</w:t>
      </w:r>
      <w:commentRangeEnd w:id="127"/>
      <w:r w:rsidR="004735F3">
        <w:rPr>
          <w:rStyle w:val="CommentReference"/>
        </w:rPr>
        <w:commentReference w:id="127"/>
      </w:r>
      <w:r>
        <w:t>.</w:t>
      </w:r>
      <w:r w:rsidR="00F06AD9">
        <w:t xml:space="preserve"> </w:t>
      </w:r>
      <w:r>
        <w:t xml:space="preserve">Our </w:t>
      </w:r>
      <w:r w:rsidR="003E3169">
        <w:t>decomposition analysis</w:t>
      </w:r>
      <w:r>
        <w:t xml:space="preserve"> contributes to this space by identifying </w:t>
      </w:r>
      <w:r w:rsidR="00E54761">
        <w:t xml:space="preserve">that </w:t>
      </w:r>
      <w:r>
        <w:t xml:space="preserve">systematic </w:t>
      </w:r>
      <w:r w:rsidR="00E54761">
        <w:t xml:space="preserve">differences </w:t>
      </w:r>
      <w:r>
        <w:t xml:space="preserve">in </w:t>
      </w:r>
      <w:r w:rsidR="00E54761">
        <w:t xml:space="preserve">access to </w:t>
      </w:r>
      <w:r>
        <w:t xml:space="preserve">agricultural education, extension and financial resources </w:t>
      </w:r>
      <w:r w:rsidR="00E54761">
        <w:t>contribute to</w:t>
      </w:r>
      <w:r>
        <w:t xml:space="preserve"> a lower rate of improved crop adoption</w:t>
      </w:r>
      <w:r w:rsidR="003E3169">
        <w:t xml:space="preserve"> between spouses</w:t>
      </w:r>
      <w:r>
        <w:t>.</w:t>
      </w:r>
      <w:r w:rsidR="00F06AD9">
        <w:t xml:space="preserve"> Systematic bias and inequality in extension systems and financial resources are well document</w:t>
      </w:r>
      <w:r w:rsidR="003E3169">
        <w:t xml:space="preserve">. </w:t>
      </w:r>
      <w:r w:rsidR="00DC34F7">
        <w:t>Further, access to education and extension are important determinants to improved variety adoption (</w:t>
      </w:r>
      <w:commentRangeStart w:id="128"/>
      <w:r w:rsidR="00DC34F7">
        <w:t>Ruzzante et al., 2021</w:t>
      </w:r>
      <w:commentRangeEnd w:id="128"/>
      <w:r w:rsidR="00DC34F7">
        <w:rPr>
          <w:rStyle w:val="CommentReference"/>
        </w:rPr>
        <w:commentReference w:id="128"/>
      </w:r>
      <w:r w:rsidR="00DC34F7">
        <w:t xml:space="preserve">; </w:t>
      </w:r>
      <w:commentRangeStart w:id="129"/>
      <w:r w:rsidR="00DC34F7">
        <w:t>Acevedo et al., 2020</w:t>
      </w:r>
      <w:commentRangeEnd w:id="129"/>
      <w:r w:rsidR="00DC34F7">
        <w:rPr>
          <w:rStyle w:val="CommentReference"/>
        </w:rPr>
        <w:commentReference w:id="129"/>
      </w:r>
      <w:r w:rsidR="00DC34F7">
        <w:t xml:space="preserve">). </w:t>
      </w:r>
      <w:r w:rsidR="002D1AF0">
        <w:t>What we demonstrate is how these systems have a direct effect on improved crop adoption</w:t>
      </w:r>
      <w:r w:rsidR="00DC34F7">
        <w:t>, and differential from individual endowment differences</w:t>
      </w:r>
      <w:r w:rsidR="002D1AF0">
        <w:t>.</w:t>
      </w:r>
      <w:r>
        <w:t xml:space="preserve"> </w:t>
      </w:r>
      <w:r w:rsidR="00DC34F7">
        <w:t xml:space="preserve">Designing interventions to better meet the needs of women farmers should not only focus on their individual capabilities and endowments, but rather on </w:t>
      </w:r>
      <w:r w:rsidR="002C1FB3">
        <w:t xml:space="preserve">these systematic affects. </w:t>
      </w:r>
    </w:p>
    <w:p w14:paraId="2F690F1F" w14:textId="2C3208AF" w:rsidR="00DC34F7" w:rsidRDefault="00451CAC" w:rsidP="00712FE8">
      <w:r>
        <w:t xml:space="preserve">Third, our results </w:t>
      </w:r>
      <w:r w:rsidR="00E42206">
        <w:t>unveil</w:t>
      </w:r>
      <w:r w:rsidR="0006333F">
        <w:t xml:space="preserve"> </w:t>
      </w:r>
      <w:r w:rsidR="00E42206">
        <w:t>that the</w:t>
      </w:r>
      <w:r w:rsidR="0006333F">
        <w:t xml:space="preserve"> zone in which respondents are located mirrors </w:t>
      </w:r>
      <w:r w:rsidR="0055540D">
        <w:t xml:space="preserve">the literature on cassava adoption and agricultural productivity. The administrative zones in which respondents reside has been shown to be a significant driver of cassava trait preferences as well as adoption </w:t>
      </w:r>
      <w:r>
        <w:t>decisions</w:t>
      </w:r>
      <w:r w:rsidR="00E54761">
        <w:t>.</w:t>
      </w:r>
      <w:r w:rsidR="0055540D">
        <w:t xml:space="preserve"> </w:t>
      </w:r>
      <w:r w:rsidR="002D1AF0">
        <w:t>Oseni et al. (2015) show differential structural and endowment affects driving gender productivity gaps in Nigeria</w:t>
      </w:r>
      <w:r w:rsidR="002C1FB3">
        <w:t xml:space="preserve">. </w:t>
      </w:r>
      <w:r w:rsidR="002D1AF0">
        <w:t>Teeken et al. (</w:t>
      </w:r>
      <w:commentRangeStart w:id="130"/>
      <w:r w:rsidR="002D1AF0">
        <w:t xml:space="preserve">2018 </w:t>
      </w:r>
      <w:commentRangeEnd w:id="130"/>
      <w:r w:rsidR="00847DC1">
        <w:rPr>
          <w:rStyle w:val="CommentReference"/>
        </w:rPr>
        <w:commentReference w:id="130"/>
      </w:r>
      <w:r w:rsidR="002D1AF0">
        <w:t xml:space="preserve">and </w:t>
      </w:r>
      <w:commentRangeStart w:id="131"/>
      <w:r w:rsidR="002D1AF0">
        <w:t>2021</w:t>
      </w:r>
      <w:commentRangeEnd w:id="131"/>
      <w:r w:rsidR="00847DC1">
        <w:rPr>
          <w:rStyle w:val="CommentReference"/>
        </w:rPr>
        <w:commentReference w:id="131"/>
      </w:r>
      <w:r w:rsidR="002D1AF0">
        <w:t xml:space="preserve">) demonstrate location as the primary driver of cassava trait preference differences in Nigeria, explaining more variation than gender of the respondent, poverty and food security level of the household. </w:t>
      </w:r>
      <w:r w:rsidR="0055540D">
        <w:t>Furthermore, Takeshima (</w:t>
      </w:r>
      <w:commentRangeStart w:id="132"/>
      <w:r w:rsidR="0055540D">
        <w:t>2018</w:t>
      </w:r>
      <w:commentRangeEnd w:id="132"/>
      <w:r w:rsidR="004735F3">
        <w:rPr>
          <w:rStyle w:val="CommentReference"/>
        </w:rPr>
        <w:commentReference w:id="132"/>
      </w:r>
      <w:r w:rsidR="0055540D">
        <w:t xml:space="preserve">) demonstrated that proximity to plant breeding institutes in Nigeria positively impacted agricultural productivity and technical efficiency of farm households. </w:t>
      </w:r>
      <w:r w:rsidR="00F01934">
        <w:t>Women’s roles in cassava production, processing and marketing vary regionally in Nigeria, with women playing a prominent role in the South East and South South as men engage more in off-farm activities (</w:t>
      </w:r>
      <w:commentRangeStart w:id="133"/>
      <w:r w:rsidR="00F01934" w:rsidRPr="0054273D">
        <w:t>Korieh, 2010</w:t>
      </w:r>
      <w:commentRangeEnd w:id="133"/>
      <w:r w:rsidR="00F01934">
        <w:rPr>
          <w:rStyle w:val="CommentReference"/>
        </w:rPr>
        <w:commentReference w:id="133"/>
      </w:r>
      <w:r w:rsidR="00F01934">
        <w:t xml:space="preserve">; </w:t>
      </w:r>
      <w:commentRangeStart w:id="134"/>
      <w:r w:rsidR="00F01934" w:rsidRPr="0054273D">
        <w:t>Osuji et al., 2017</w:t>
      </w:r>
      <w:commentRangeEnd w:id="134"/>
      <w:r w:rsidR="00F01934">
        <w:rPr>
          <w:rStyle w:val="CommentReference"/>
        </w:rPr>
        <w:commentReference w:id="134"/>
      </w:r>
      <w:r w:rsidR="00F01934">
        <w:t>).</w:t>
      </w:r>
      <w:r>
        <w:t xml:space="preserve"> Given this cumulative evidence, w</w:t>
      </w:r>
      <w:r w:rsidR="002C1FB3">
        <w:t xml:space="preserve">e support the call of Oseni </w:t>
      </w:r>
      <w:r w:rsidR="002C1FB3">
        <w:lastRenderedPageBreak/>
        <w:t>et al. (2015) to better tailor that agricultural development policy around regions, as well as Tavenner et al. (2022) to bring more intersectional analyses to agricultural research programs</w:t>
      </w:r>
      <w:r>
        <w:t>.</w:t>
      </w:r>
      <w:r w:rsidR="002C1FB3">
        <w:t xml:space="preserve">  </w:t>
      </w:r>
    </w:p>
    <w:p w14:paraId="00AB0597" w14:textId="09E361A2" w:rsidR="00DC34F7" w:rsidRDefault="00E42206" w:rsidP="00712FE8">
      <w:r>
        <w:t xml:space="preserve">Most importantly our results bolster much needed attention to </w:t>
      </w:r>
      <w:r w:rsidR="00E54761">
        <w:t>in</w:t>
      </w:r>
      <w:r w:rsidR="00BD271F">
        <w:t>t</w:t>
      </w:r>
      <w:r w:rsidR="00E54761">
        <w:t>entional</w:t>
      </w:r>
      <w:r>
        <w:t xml:space="preserve"> research design, and respondent selection with regards to the unit of analysis. Doss (2021) draws attention to the perils of only focusing on individual and how this loses sight on the complex web of relationships that drive individual behavior. She further accentuates the need to move away from the narrow view of the household through focus on only spousal datasets for intrahousehold studies, which miss out on intergenerational relationships and dynamics that are equally important (Doss, 2021). </w:t>
      </w:r>
      <w:r w:rsidR="00F936BB">
        <w:t>P</w:t>
      </w:r>
      <w:r>
        <w:t xml:space="preserve">lot level analysis is increasingly normative in large survey panels, for example </w:t>
      </w:r>
      <w:commentRangeStart w:id="135"/>
      <w:r>
        <w:t>LSMS-ISA</w:t>
      </w:r>
      <w:commentRangeEnd w:id="135"/>
      <w:r>
        <w:rPr>
          <w:rStyle w:val="CommentReference"/>
        </w:rPr>
        <w:commentReference w:id="135"/>
      </w:r>
      <w:r w:rsidR="00F936BB">
        <w:t>, but plot level data can be problematic if not examined through the lens of land rights and gender norms around plot management and farming more broadly (</w:t>
      </w:r>
      <w:commentRangeStart w:id="136"/>
      <w:r w:rsidR="00F936BB">
        <w:t>Doss, 2018).</w:t>
      </w:r>
      <w:r>
        <w:t xml:space="preserve"> </w:t>
      </w:r>
      <w:commentRangeEnd w:id="136"/>
      <w:r w:rsidR="00F936BB">
        <w:rPr>
          <w:rStyle w:val="CommentReference"/>
        </w:rPr>
        <w:commentReference w:id="136"/>
      </w:r>
      <w:r w:rsidR="00F936BB" w:rsidRPr="00E80321">
        <w:t>Using headship as a gender indicator is not necessarily indicative as to who actually makes decisions for agricultural production, with women in male-headed households make production decisions often jointly with their spouses (</w:t>
      </w:r>
      <w:r w:rsidR="00F936BB" w:rsidRPr="0054273D">
        <w:rPr>
          <w:rStyle w:val="anchor-text"/>
        </w:rPr>
        <w:t>Peterman et al., 2010</w:t>
      </w:r>
      <w:r w:rsidR="00F936BB" w:rsidRPr="0054273D">
        <w:t xml:space="preserve">; </w:t>
      </w:r>
      <w:r w:rsidR="00F936BB" w:rsidRPr="0054273D">
        <w:rPr>
          <w:rStyle w:val="anchor-text"/>
        </w:rPr>
        <w:t>Deere et al., 2009</w:t>
      </w:r>
      <w:r w:rsidR="00F936BB" w:rsidRPr="0054273D">
        <w:t xml:space="preserve">). </w:t>
      </w:r>
      <w:r w:rsidR="00F936BB">
        <w:t>This is also true for cassava producing households, where women household heads had differential cassava trait preferences than women who were spouses of male household heads (</w:t>
      </w:r>
      <w:commentRangeStart w:id="137"/>
      <w:r w:rsidR="00F936BB" w:rsidRPr="0054273D">
        <w:t>Chiwona-Karltun et al. 1998; Teeken et al</w:t>
      </w:r>
      <w:r w:rsidR="00C96430">
        <w:t>.,</w:t>
      </w:r>
      <w:r w:rsidR="00F936BB" w:rsidRPr="0054273D">
        <w:t>. 2021)</w:t>
      </w:r>
      <w:commentRangeEnd w:id="137"/>
      <w:r w:rsidR="00F936BB">
        <w:rPr>
          <w:rStyle w:val="CommentReference"/>
        </w:rPr>
        <w:commentReference w:id="137"/>
      </w:r>
      <w:r w:rsidR="00F936BB">
        <w:t xml:space="preserve">. </w:t>
      </w:r>
      <w:r w:rsidR="00053F30">
        <w:t xml:space="preserve">Our results </w:t>
      </w:r>
      <w:r w:rsidR="00FB1890">
        <w:t xml:space="preserve">make an important, and slightly contradictory contribution to this literature. We show that responses from women who are household heads are more in line with </w:t>
      </w:r>
      <w:r w:rsidR="00C96430">
        <w:t xml:space="preserve">the results of the </w:t>
      </w:r>
      <w:r w:rsidR="00FB1890">
        <w:t>DNA fingerprinting data. The knowledge and decision</w:t>
      </w:r>
      <w:r w:rsidR="005466DF">
        <w:t>-</w:t>
      </w:r>
      <w:r w:rsidR="00FB1890">
        <w:t xml:space="preserve">making endowments of a woman how is a household head may explain this greater apparent accuracy. </w:t>
      </w:r>
      <w:r w:rsidR="006D1F3C">
        <w:t xml:space="preserve">This result supports the need for more nuanced data collection in agricultural technology adoption studies to balance data collection the multitudes of women’s roles as household heads, spouses and plot </w:t>
      </w:r>
      <w:commentRangeStart w:id="138"/>
      <w:commentRangeStart w:id="139"/>
      <w:r w:rsidR="006D1F3C">
        <w:t>managers</w:t>
      </w:r>
      <w:commentRangeEnd w:id="138"/>
      <w:r w:rsidR="00C96430">
        <w:rPr>
          <w:rStyle w:val="CommentReference"/>
        </w:rPr>
        <w:commentReference w:id="138"/>
      </w:r>
      <w:commentRangeEnd w:id="139"/>
      <w:r w:rsidR="005466DF">
        <w:rPr>
          <w:rStyle w:val="CommentReference"/>
        </w:rPr>
        <w:commentReference w:id="139"/>
      </w:r>
      <w:r w:rsidR="006D1F3C">
        <w:t xml:space="preserve">. </w:t>
      </w:r>
    </w:p>
    <w:p w14:paraId="615148CD" w14:textId="66AF8B28" w:rsidR="00884CE6" w:rsidRDefault="00712FE8" w:rsidP="00712FE8">
      <w:r>
        <w:lastRenderedPageBreak/>
        <w:t xml:space="preserve">In conclusion, our study </w:t>
      </w:r>
      <w:r w:rsidR="00C96430">
        <w:t xml:space="preserve">reinforces </w:t>
      </w:r>
      <w:r>
        <w:t xml:space="preserve">the necessity of </w:t>
      </w:r>
      <w:r w:rsidR="00C96430">
        <w:t>gender-responsive</w:t>
      </w:r>
      <w:r>
        <w:t xml:space="preserve"> agricultural policies and services</w:t>
      </w:r>
      <w:r w:rsidR="00302928">
        <w:t xml:space="preserve"> based on representative and informed data</w:t>
      </w:r>
      <w:r w:rsidR="00C96430">
        <w:t xml:space="preserve">. </w:t>
      </w:r>
      <w:r>
        <w:t xml:space="preserve"> </w:t>
      </w:r>
      <w:r w:rsidR="00302928">
        <w:t xml:space="preserve">Precision research depends on inclusive representation and empowered participation to ensure </w:t>
      </w:r>
      <w:r w:rsidR="00BD4275">
        <w:t xml:space="preserve">agricultural </w:t>
      </w:r>
      <w:r w:rsidR="00302928">
        <w:t xml:space="preserve">development is effective and efficient for everyone. </w:t>
      </w:r>
      <w:r>
        <w:t>This not only promotes gender equality but also has the potential to significantly boost agricultural productivity and development.</w:t>
      </w:r>
    </w:p>
    <w:p w14:paraId="00AAA01C" w14:textId="77777777" w:rsidR="00A73F2A" w:rsidRDefault="00A73F2A" w:rsidP="00712FE8"/>
    <w:p w14:paraId="7AED1D94" w14:textId="0C374234" w:rsidR="00A73F2A" w:rsidRPr="00450643" w:rsidRDefault="00A73F2A" w:rsidP="00712FE8">
      <w:pPr>
        <w:rPr>
          <w:b/>
          <w:bCs/>
        </w:rPr>
      </w:pPr>
      <w:r w:rsidRPr="00450643">
        <w:rPr>
          <w:b/>
          <w:bCs/>
        </w:rPr>
        <w:t>Funding Acknowledgement:</w:t>
      </w:r>
    </w:p>
    <w:p w14:paraId="42B94AD3" w14:textId="23F5F5D0" w:rsidR="00A73F2A" w:rsidRDefault="00BC045D" w:rsidP="00712FE8">
      <w:r>
        <w:t>The authors declare financial support was received for the research, authorship, and/or publication of this article. We acknowledge the support and funding of the CGIAR Excellence in Breeding (EiB) Platform.</w:t>
      </w:r>
    </w:p>
    <w:p w14:paraId="6A120AA5" w14:textId="250E4930" w:rsidR="00190EBB" w:rsidRPr="00925089" w:rsidRDefault="00712FE8" w:rsidP="00925089">
      <w:pPr>
        <w:spacing w:line="259" w:lineRule="auto"/>
        <w:rPr>
          <w:rFonts w:eastAsiaTheme="majorEastAsia" w:cstheme="majorBidi"/>
          <w:b/>
          <w:szCs w:val="24"/>
        </w:rPr>
      </w:pPr>
      <w:r>
        <w:br w:type="page"/>
      </w:r>
      <w:bookmarkEnd w:id="120"/>
    </w:p>
    <w:p w14:paraId="1DF7EB42" w14:textId="1314B460" w:rsidR="00190EBB" w:rsidRDefault="00190EBB" w:rsidP="001A44CA">
      <w:pPr>
        <w:pStyle w:val="Heading1"/>
      </w:pPr>
      <w:r>
        <w:lastRenderedPageBreak/>
        <w:t>References</w:t>
      </w:r>
    </w:p>
    <w:p w14:paraId="7BE4BE73" w14:textId="0254A919" w:rsidR="007F30CC" w:rsidRDefault="007F30CC" w:rsidP="007F30CC">
      <w:r w:rsidRPr="00190EBB">
        <w:t xml:space="preserve"> </w:t>
      </w:r>
    </w:p>
    <w:sectPr w:rsidR="007F30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le Ann Tufan" w:date="2023-12-14T19:43:00Z" w:initials="HT">
    <w:p w14:paraId="5408A6EE" w14:textId="77777777" w:rsidR="002E2671" w:rsidRDefault="002E2671" w:rsidP="002E2671">
      <w:r>
        <w:rPr>
          <w:rStyle w:val="CommentReference"/>
        </w:rPr>
        <w:annotationRef/>
      </w:r>
      <w:r>
        <w:rPr>
          <w:color w:val="000000"/>
          <w:sz w:val="20"/>
          <w:szCs w:val="20"/>
        </w:rPr>
        <w:t>Needs improvement.</w:t>
      </w:r>
    </w:p>
  </w:comment>
  <w:comment w:id="3" w:author="Garner, Elisabeth Leigh Perkins   (CIFOR)" w:date="2023-12-15T10:27:00Z" w:initials="GELP(">
    <w:p w14:paraId="4279B0B2" w14:textId="77777777" w:rsidR="00AE2A15" w:rsidRDefault="00AE2A15" w:rsidP="00AE2A15">
      <w:pPr>
        <w:pStyle w:val="CommentText"/>
      </w:pPr>
      <w:r>
        <w:rPr>
          <w:rStyle w:val="CommentReference"/>
        </w:rPr>
        <w:annotationRef/>
      </w:r>
      <w:r>
        <w:t>I think it’s more accurate that we are examining gaps in the reporting of technology adoption, and that this has significant implications for understanding gender inequalities and informing the policies and programs to address  rural inequalities and food security</w:t>
      </w:r>
    </w:p>
  </w:comment>
  <w:comment w:id="16" w:author="Hale Ann Tufan" w:date="2023-12-14T19:43:00Z" w:initials="HT">
    <w:p w14:paraId="71A7A8DE" w14:textId="74BCDEC2" w:rsidR="00471585" w:rsidRDefault="002E2671" w:rsidP="00471585">
      <w:r>
        <w:rPr>
          <w:rStyle w:val="CommentReference"/>
        </w:rPr>
        <w:annotationRef/>
      </w:r>
      <w:r w:rsidR="00471585">
        <w:rPr>
          <w:sz w:val="20"/>
          <w:szCs w:val="20"/>
        </w:rPr>
        <w:t>I think this may be Peterman?</w:t>
      </w:r>
    </w:p>
  </w:comment>
  <w:comment w:id="27" w:author="Garner, Elisabeth Leigh Perkins   (CIFOR)" w:date="2023-12-15T11:05:00Z" w:initials="GELP(">
    <w:p w14:paraId="53D6C45C" w14:textId="77777777" w:rsidR="001605FB" w:rsidRDefault="001605FB" w:rsidP="001605FB">
      <w:pPr>
        <w:pStyle w:val="CommentText"/>
      </w:pPr>
      <w:r>
        <w:rPr>
          <w:rStyle w:val="CommentReference"/>
        </w:rPr>
        <w:annotationRef/>
      </w:r>
      <w:hyperlink r:id="rId1" w:history="1">
        <w:r w:rsidRPr="006D08A1">
          <w:rPr>
            <w:rStyle w:val="Hyperlink"/>
          </w:rPr>
          <w:t>https://www.tandfonline.com/doi/epdf/10.1080/02533950308628675?needAccess=true</w:t>
        </w:r>
      </w:hyperlink>
    </w:p>
  </w:comment>
  <w:comment w:id="32" w:author="Garner, Elisabeth Leigh Perkins   (CIFOR)" w:date="2023-12-15T10:56:00Z" w:initials="GELP(">
    <w:p w14:paraId="29BEC8CA" w14:textId="57E6A144" w:rsidR="00D93A46" w:rsidRDefault="00D93A46" w:rsidP="00D93A46">
      <w:pPr>
        <w:pStyle w:val="CommentText"/>
      </w:pPr>
      <w:r>
        <w:rPr>
          <w:rStyle w:val="CommentReference"/>
        </w:rPr>
        <w:annotationRef/>
      </w:r>
      <w:r>
        <w:t xml:space="preserve">Debating deleting this as it is a really important point, but we don’t really disaggregate or address intersectional experiences of reporting adoption in this paper - maybe move to the end as a ‘limitation’ or important for future analysis? </w:t>
      </w:r>
    </w:p>
  </w:comment>
  <w:comment w:id="50" w:author="Garner, Elisabeth Leigh Perkins   (CIFOR)" w:date="2023-12-13T21:44:00Z" w:initials="GELP(">
    <w:p w14:paraId="0C6F5388" w14:textId="5B6B338C" w:rsidR="003A6E7A" w:rsidRDefault="003A6E7A" w:rsidP="003A6E7A">
      <w:pPr>
        <w:pStyle w:val="CommentText"/>
      </w:pPr>
      <w:r>
        <w:rPr>
          <w:rStyle w:val="CommentReference"/>
        </w:rPr>
        <w:annotationRef/>
      </w:r>
      <w:r>
        <w:t>At least in final version the citations need to match the journal guidelines</w:t>
      </w:r>
    </w:p>
  </w:comment>
  <w:comment w:id="52" w:author="Garner, Elisabeth Leigh Perkins   (CIFOR)" w:date="2023-12-15T11:09:00Z" w:initials="GELP(">
    <w:p w14:paraId="1715D3E0" w14:textId="77777777" w:rsidR="00584824" w:rsidRDefault="00584824" w:rsidP="00584824">
      <w:pPr>
        <w:pStyle w:val="CommentText"/>
      </w:pPr>
      <w:r>
        <w:rPr>
          <w:rStyle w:val="CommentReference"/>
        </w:rPr>
        <w:annotationRef/>
      </w:r>
      <w:r>
        <w:t>For future, I think we need a paragraph on this, especially if we’re claiming to pull these two strands together?</w:t>
      </w:r>
    </w:p>
  </w:comment>
  <w:comment w:id="56" w:author="Hale Ann Tufan" w:date="2023-12-14T20:04:00Z" w:initials="HT">
    <w:p w14:paraId="133FBEE0" w14:textId="2160D15A" w:rsidR="00AB3AF0" w:rsidRDefault="00AB3AF0" w:rsidP="00AB3AF0">
      <w:r>
        <w:rPr>
          <w:rStyle w:val="CommentReference"/>
        </w:rPr>
        <w:annotationRef/>
      </w:r>
      <w:r>
        <w:rPr>
          <w:color w:val="000000"/>
          <w:sz w:val="20"/>
          <w:szCs w:val="20"/>
        </w:rPr>
        <w:t>I propose to remove?</w:t>
      </w:r>
    </w:p>
  </w:comment>
  <w:comment w:id="57" w:author="Garner, Elisabeth Leigh Perkins   (CIFOR)" w:date="2023-12-15T11:11:00Z" w:initials="GELP(">
    <w:p w14:paraId="79731E13" w14:textId="77777777" w:rsidR="00584824" w:rsidRDefault="00584824" w:rsidP="00584824">
      <w:pPr>
        <w:pStyle w:val="CommentText"/>
      </w:pPr>
      <w:r>
        <w:rPr>
          <w:rStyle w:val="CommentReference"/>
        </w:rPr>
        <w:annotationRef/>
      </w:r>
      <w:r>
        <w:t>Or at least move - I think the sentence before is a strong way to end the paragraph and section</w:t>
      </w:r>
    </w:p>
  </w:comment>
  <w:comment w:id="62" w:author="Garner, Elisabeth Leigh Perkins   (CIFOR)" w:date="2023-12-13T22:15:00Z" w:initials="GELP(">
    <w:p w14:paraId="49D0D597" w14:textId="4C87602F" w:rsidR="007D5C11" w:rsidRDefault="007D5C11" w:rsidP="007D5C11">
      <w:pPr>
        <w:pStyle w:val="CommentText"/>
      </w:pPr>
      <w:r>
        <w:rPr>
          <w:rStyle w:val="CommentReference"/>
        </w:rPr>
        <w:annotationRef/>
      </w:r>
      <w:r>
        <w:t>Suggest adding a sentence or two justifying these models in simple terms for non-economists. What questions do these models answer? Why are they needed/what do they show us that other analysis does not?</w:t>
      </w:r>
    </w:p>
  </w:comment>
  <w:comment w:id="63" w:author="Hale Ann Tufan" w:date="2023-12-14T20:12:00Z" w:initials="HT">
    <w:p w14:paraId="35A45C8C" w14:textId="77777777" w:rsidR="000E6CC2" w:rsidRDefault="000E6CC2" w:rsidP="000E6CC2">
      <w:r>
        <w:rPr>
          <w:rStyle w:val="CommentReference"/>
        </w:rPr>
        <w:annotationRef/>
      </w:r>
      <w:r>
        <w:rPr>
          <w:color w:val="000000"/>
          <w:sz w:val="20"/>
          <w:szCs w:val="20"/>
        </w:rPr>
        <w:t>@Jing please insert!</w:t>
      </w:r>
    </w:p>
  </w:comment>
  <w:comment w:id="65" w:author="Hale Ann Tufan" w:date="2023-12-13T09:01:00Z" w:initials="HT">
    <w:p w14:paraId="62F433EB" w14:textId="5E630CBB" w:rsidR="00604FA0" w:rsidRDefault="00604FA0" w:rsidP="00604FA0">
      <w:r>
        <w:rPr>
          <w:rStyle w:val="CommentReference"/>
        </w:rPr>
        <w:annotationRef/>
      </w:r>
      <w:r>
        <w:rPr>
          <w:color w:val="000000"/>
          <w:sz w:val="20"/>
          <w:szCs w:val="20"/>
        </w:rPr>
        <w:t>Define</w:t>
      </w:r>
    </w:p>
  </w:comment>
  <w:comment w:id="67" w:author="Hale Ann Tufan" w:date="2023-12-13T09:04:00Z" w:initials="HT">
    <w:p w14:paraId="21708588" w14:textId="77777777" w:rsidR="00CB3E7C" w:rsidRDefault="00CB3E7C" w:rsidP="00CB3E7C">
      <w:r>
        <w:rPr>
          <w:rStyle w:val="CommentReference"/>
        </w:rPr>
        <w:annotationRef/>
      </w:r>
      <w:r>
        <w:rPr>
          <w:color w:val="000000"/>
          <w:sz w:val="20"/>
          <w:szCs w:val="20"/>
        </w:rPr>
        <w:t>This section needs updating with more recent papers that do use decomposition for gender gap analysis, for technology adoption and productivity gaps?</w:t>
      </w:r>
    </w:p>
  </w:comment>
  <w:comment w:id="69" w:author="Garner, Elisabeth Leigh Perkins   (CIFOR)" w:date="2023-12-13T22:37:00Z" w:initials="GELP(">
    <w:p w14:paraId="17012EA7" w14:textId="0D466B37" w:rsidR="00B54406" w:rsidRDefault="005449F4" w:rsidP="00B54406">
      <w:pPr>
        <w:pStyle w:val="CommentText"/>
      </w:pPr>
      <w:r>
        <w:rPr>
          <w:rStyle w:val="CommentReference"/>
        </w:rPr>
        <w:annotationRef/>
      </w:r>
      <w:r w:rsidR="00B54406">
        <w:t>Does this mean within groups? As in the heterogeneity among women and among men, not just differences between men and women?</w:t>
      </w:r>
    </w:p>
  </w:comment>
  <w:comment w:id="70" w:author="Garner, Elisabeth Leigh Perkins   (CIFOR)" w:date="2023-12-13T22:54:00Z" w:initials="GELP(">
    <w:p w14:paraId="5318C804" w14:textId="77777777" w:rsidR="00B612BC" w:rsidRDefault="00B54406" w:rsidP="00B612BC">
      <w:pPr>
        <w:pStyle w:val="CommentText"/>
      </w:pPr>
      <w:r>
        <w:rPr>
          <w:rStyle w:val="CommentReference"/>
        </w:rPr>
        <w:annotationRef/>
      </w:r>
    </w:p>
    <w:p w14:paraId="736C3196" w14:textId="77777777" w:rsidR="00B612BC" w:rsidRDefault="00B612BC" w:rsidP="00B612BC">
      <w:pPr>
        <w:pStyle w:val="CommentText"/>
      </w:pPr>
      <w:r>
        <w:t xml:space="preserve">So sorry but I’m having trouble understanding this point and if this is the Peterman et al. 2014 book chapter, I’m not sure this is one of their points (or at least in re-reading it still wasn’t clear to me). </w:t>
      </w:r>
    </w:p>
  </w:comment>
  <w:comment w:id="71" w:author="Garner, Elisabeth Leigh Perkins   (CIFOR)" w:date="2023-12-13T23:27:00Z" w:initials="EG">
    <w:p w14:paraId="688EE63B" w14:textId="77777777" w:rsidR="00940296" w:rsidRDefault="00940296" w:rsidP="00940296">
      <w:pPr>
        <w:pStyle w:val="CommentText"/>
      </w:pPr>
      <w:r>
        <w:rPr>
          <w:rStyle w:val="CommentReference"/>
        </w:rPr>
        <w:annotationRef/>
      </w:r>
      <w:r>
        <w:t>Last point, but also is the paper about intrahousehold differences? Not clear how this ties back to that specific context rather than gender differences more broadly.</w:t>
      </w:r>
    </w:p>
  </w:comment>
  <w:comment w:id="68" w:author="Hale Ann Tufan" w:date="2023-12-14T20:14:00Z" w:initials="HT">
    <w:p w14:paraId="7A995F8F" w14:textId="77777777" w:rsidR="00C45DE6" w:rsidRDefault="00C45DE6" w:rsidP="00C45DE6">
      <w:r>
        <w:rPr>
          <w:rStyle w:val="CommentReference"/>
        </w:rPr>
        <w:annotationRef/>
      </w:r>
      <w:r>
        <w:rPr>
          <w:color w:val="000000"/>
          <w:sz w:val="20"/>
          <w:szCs w:val="20"/>
        </w:rPr>
        <w:t>Propose to remove this section. I think it confuses the point</w:t>
      </w:r>
    </w:p>
  </w:comment>
  <w:comment w:id="72" w:author="Garner, Elisabeth Leigh Perkins   (CIFOR)" w:date="2023-12-13T22:57:00Z" w:initials="GELP(">
    <w:p w14:paraId="65DA0022" w14:textId="11043C7D" w:rsidR="00B612BC" w:rsidRDefault="00B612BC" w:rsidP="00B612BC">
      <w:pPr>
        <w:pStyle w:val="CommentText"/>
      </w:pPr>
      <w:r>
        <w:rPr>
          <w:rStyle w:val="CommentReference"/>
        </w:rPr>
        <w:annotationRef/>
      </w:r>
      <w:r>
        <w:t>Can you say more - it was developed to do what, exactly?</w:t>
      </w:r>
    </w:p>
  </w:comment>
  <w:comment w:id="73" w:author="Hale Ann Tufan" w:date="2023-12-14T20:15:00Z" w:initials="HT">
    <w:p w14:paraId="0F31AB3E" w14:textId="77777777" w:rsidR="00C45DE6" w:rsidRDefault="00C45DE6" w:rsidP="00C45DE6">
      <w:r>
        <w:rPr>
          <w:rStyle w:val="CommentReference"/>
        </w:rPr>
        <w:annotationRef/>
      </w:r>
      <w:r>
        <w:rPr>
          <w:color w:val="000000"/>
          <w:sz w:val="20"/>
          <w:szCs w:val="20"/>
        </w:rPr>
        <w:t>We need edit the formula to be W and H, not F and M</w:t>
      </w:r>
    </w:p>
  </w:comment>
  <w:comment w:id="74" w:author="Hale Ann Tufan" w:date="2023-12-14T20:26:00Z" w:initials="HT">
    <w:p w14:paraId="5C633FCE" w14:textId="77777777" w:rsidR="00AE1BA6" w:rsidRDefault="00AE1BA6" w:rsidP="00AE1BA6">
      <w:r>
        <w:rPr>
          <w:rStyle w:val="CommentReference"/>
        </w:rPr>
        <w:annotationRef/>
      </w:r>
      <w:r>
        <w:rPr>
          <w:color w:val="000000"/>
          <w:sz w:val="20"/>
          <w:szCs w:val="20"/>
        </w:rPr>
        <w:t>I may not be understanding what this means</w:t>
      </w:r>
    </w:p>
  </w:comment>
  <w:comment w:id="75" w:author="Hale Ann Tufan" w:date="2023-12-14T20:43:00Z" w:initials="HT">
    <w:p w14:paraId="6D9110CE" w14:textId="77777777" w:rsidR="006C2265" w:rsidRDefault="006C2265" w:rsidP="006C2265">
      <w:r>
        <w:rPr>
          <w:rStyle w:val="CommentReference"/>
        </w:rPr>
        <w:annotationRef/>
      </w:r>
      <w:r>
        <w:rPr>
          <w:color w:val="000000"/>
          <w:sz w:val="20"/>
          <w:szCs w:val="20"/>
        </w:rPr>
        <w:t>Unless I understand misclassification better maybe this?</w:t>
      </w:r>
    </w:p>
  </w:comment>
  <w:comment w:id="76" w:author="Hale Ann Tufan" w:date="2023-12-14T20:32:00Z" w:initials="HT">
    <w:p w14:paraId="40241216" w14:textId="28E918C8" w:rsidR="004302B1" w:rsidRDefault="004302B1" w:rsidP="004302B1">
      <w:r>
        <w:rPr>
          <w:rStyle w:val="CommentReference"/>
        </w:rPr>
        <w:annotationRef/>
      </w:r>
      <w:r>
        <w:rPr>
          <w:color w:val="000000"/>
          <w:sz w:val="20"/>
          <w:szCs w:val="20"/>
        </w:rPr>
        <w:t>Please relabel with Wife instead of female, and with panel names</w:t>
      </w:r>
    </w:p>
  </w:comment>
  <w:comment w:id="77" w:author="Hale Ann Tufan" w:date="2023-12-14T20:23:00Z" w:initials="HT">
    <w:p w14:paraId="71CF73FC" w14:textId="77777777" w:rsidR="00C019D9" w:rsidRDefault="00074A20" w:rsidP="00C019D9">
      <w:r>
        <w:rPr>
          <w:rStyle w:val="CommentReference"/>
        </w:rPr>
        <w:annotationRef/>
      </w:r>
      <w:r w:rsidR="00C019D9">
        <w:rPr>
          <w:sz w:val="20"/>
          <w:szCs w:val="20"/>
        </w:rPr>
        <w:t>Please label panels and change to wife</w:t>
      </w:r>
    </w:p>
  </w:comment>
  <w:comment w:id="78" w:author="Garner, Elisabeth Leigh Perkins   (CIFOR)" w:date="2023-12-13T23:28:00Z" w:initials="GELP(">
    <w:p w14:paraId="263476FC" w14:textId="76F2B8F7" w:rsidR="00940296" w:rsidRDefault="00940296" w:rsidP="00940296">
      <w:pPr>
        <w:pStyle w:val="CommentText"/>
      </w:pPr>
      <w:r>
        <w:rPr>
          <w:rStyle w:val="CommentReference"/>
        </w:rPr>
        <w:annotationRef/>
      </w:r>
      <w:r>
        <w:t>Also helpful to define</w:t>
      </w:r>
    </w:p>
  </w:comment>
  <w:comment w:id="79" w:author="Hale Ann Tufan" w:date="2023-12-14T20:46:00Z" w:initials="HT">
    <w:p w14:paraId="0C0ADC7D" w14:textId="77777777" w:rsidR="004253D6" w:rsidRDefault="004253D6" w:rsidP="004253D6">
      <w:r>
        <w:rPr>
          <w:rStyle w:val="CommentReference"/>
        </w:rPr>
        <w:annotationRef/>
      </w:r>
      <w:r>
        <w:rPr>
          <w:color w:val="000000"/>
          <w:sz w:val="20"/>
          <w:szCs w:val="20"/>
        </w:rPr>
        <w:t>Agree, above?</w:t>
      </w:r>
    </w:p>
  </w:comment>
  <w:comment w:id="80" w:author="Hale Ann Tufan" w:date="2023-12-14T20:50:00Z" w:initials="HT">
    <w:p w14:paraId="0F4D2D7F" w14:textId="77777777" w:rsidR="007E0889" w:rsidRDefault="007E0889" w:rsidP="007E0889">
      <w:r>
        <w:rPr>
          <w:rStyle w:val="CommentReference"/>
        </w:rPr>
        <w:annotationRef/>
      </w:r>
      <w:r>
        <w:rPr>
          <w:color w:val="000000"/>
          <w:sz w:val="20"/>
          <w:szCs w:val="20"/>
        </w:rPr>
        <w:t>Not happy with this sentence at all. But need to figure out how to not make this sound like wives and wrong and husbands are right</w:t>
      </w:r>
    </w:p>
  </w:comment>
  <w:comment w:id="81" w:author="Hale Ann Tufan" w:date="2023-12-13T10:07:00Z" w:initials="HT">
    <w:p w14:paraId="36E10E89" w14:textId="195D12A4" w:rsidR="00347B0A" w:rsidRDefault="00347B0A" w:rsidP="00347B0A">
      <w:r>
        <w:rPr>
          <w:rStyle w:val="CommentReference"/>
        </w:rPr>
        <w:annotationRef/>
      </w:r>
      <w:r>
        <w:rPr>
          <w:color w:val="000000"/>
          <w:sz w:val="20"/>
          <w:szCs w:val="20"/>
        </w:rPr>
        <w:t>Needs refs here</w:t>
      </w:r>
    </w:p>
  </w:comment>
  <w:comment w:id="82" w:author="Garner, Elisabeth Leigh Perkins   (CIFOR)" w:date="2023-12-13T23:59:00Z" w:initials="GELP(">
    <w:p w14:paraId="26B5E522" w14:textId="77777777" w:rsidR="002D5EDA" w:rsidRDefault="002D5EDA" w:rsidP="002D5EDA">
      <w:pPr>
        <w:pStyle w:val="CommentText"/>
      </w:pPr>
      <w:r>
        <w:rPr>
          <w:rStyle w:val="CommentReference"/>
        </w:rPr>
        <w:annotationRef/>
      </w:r>
      <w:r>
        <w:t>Also need to clarify in the analysis when looking at the differences in reporting on individual assets, which can relate to gender disparities even within the household, and</w:t>
      </w:r>
    </w:p>
    <w:p w14:paraId="2B242165" w14:textId="77777777" w:rsidR="002D5EDA" w:rsidRDefault="002D5EDA" w:rsidP="002D5EDA">
      <w:pPr>
        <w:pStyle w:val="CommentText"/>
      </w:pPr>
    </w:p>
    <w:p w14:paraId="7D9359EB" w14:textId="77777777" w:rsidR="002D5EDA" w:rsidRDefault="002D5EDA" w:rsidP="002D5EDA">
      <w:pPr>
        <w:pStyle w:val="CommentText"/>
      </w:pPr>
      <w:r>
        <w:t>Differences in reporting on household or joint assets, as this can reflect differences in not only ownership, knowledge/awareness, biases in reporting/response bias by gender, etc.</w:t>
      </w:r>
    </w:p>
  </w:comment>
  <w:comment w:id="83" w:author="Garner, Elisabeth Leigh Perkins   (CIFOR)" w:date="2023-12-14T00:01:00Z" w:initials="GELP(">
    <w:p w14:paraId="5047DE90" w14:textId="77777777" w:rsidR="002D5EDA" w:rsidRDefault="002D5EDA" w:rsidP="002D5EDA">
      <w:pPr>
        <w:pStyle w:val="CommentText"/>
      </w:pPr>
      <w:r>
        <w:rPr>
          <w:rStyle w:val="CommentReference"/>
        </w:rPr>
        <w:annotationRef/>
      </w:r>
      <w:r>
        <w:t>For example, much of the t-tests below are testing the significant differences on husband and wives reporting on mens access and then womens access, not comparing differences between mens and womens access</w:t>
      </w:r>
    </w:p>
  </w:comment>
  <w:comment w:id="84" w:author="Hale Ann Tufan" w:date="2023-12-14T20:48:00Z" w:initials="HT">
    <w:p w14:paraId="66409B16" w14:textId="77777777" w:rsidR="00EB6003" w:rsidRDefault="004253D6" w:rsidP="00EB6003">
      <w:r>
        <w:rPr>
          <w:rStyle w:val="CommentReference"/>
        </w:rPr>
        <w:annotationRef/>
      </w:r>
      <w:r w:rsidR="00EB6003">
        <w:rPr>
          <w:sz w:val="20"/>
          <w:szCs w:val="20"/>
        </w:rPr>
        <w:t>Good question. I think w can assume all husbands and wives in this table (because we are using that subset?)</w:t>
      </w:r>
    </w:p>
  </w:comment>
  <w:comment w:id="85" w:author="Hale Ann Tufan" w:date="2023-12-13T10:01:00Z" w:initials="HT">
    <w:p w14:paraId="6F29D473" w14:textId="5490719E" w:rsidR="00347B0A" w:rsidRDefault="00347B0A" w:rsidP="00347B0A">
      <w:r>
        <w:rPr>
          <w:rStyle w:val="CommentReference"/>
        </w:rPr>
        <w:annotationRef/>
      </w:r>
      <w:r>
        <w:rPr>
          <w:color w:val="000000"/>
          <w:sz w:val="20"/>
          <w:szCs w:val="20"/>
        </w:rPr>
        <w:t>In this table we need to replace male with husbands, and female with wives I think.</w:t>
      </w:r>
    </w:p>
  </w:comment>
  <w:comment w:id="86" w:author="Hale Ann Tufan" w:date="2023-12-13T10:02:00Z" w:initials="HT">
    <w:p w14:paraId="79F5F454" w14:textId="77777777" w:rsidR="00347B0A" w:rsidRDefault="00347B0A" w:rsidP="00347B0A">
      <w:r>
        <w:rPr>
          <w:rStyle w:val="CommentReference"/>
        </w:rPr>
        <w:annotationRef/>
      </w:r>
      <w:r>
        <w:rPr>
          <w:color w:val="000000"/>
          <w:sz w:val="20"/>
          <w:szCs w:val="20"/>
        </w:rPr>
        <w:t>Paired t-test?</w:t>
      </w:r>
    </w:p>
  </w:comment>
  <w:comment w:id="87" w:author="Garner, Elisabeth Leigh Perkins   (CIFOR)" w:date="2023-12-13T23:32:00Z" w:initials="GELP(">
    <w:p w14:paraId="5F45F19D" w14:textId="77777777" w:rsidR="00940296" w:rsidRDefault="00940296" w:rsidP="00940296">
      <w:pPr>
        <w:pStyle w:val="CommentText"/>
      </w:pPr>
      <w:r>
        <w:rPr>
          <w:rStyle w:val="CommentReference"/>
        </w:rPr>
        <w:annotationRef/>
      </w:r>
      <w:r>
        <w:t>What is happening here where women are reporting ICV more than men and both are reporting more than DNA?</w:t>
      </w:r>
    </w:p>
  </w:comment>
  <w:comment w:id="88" w:author="Hale Ann Tufan" w:date="2023-12-13T10:00:00Z" w:initials="HT">
    <w:p w14:paraId="1DEB7193" w14:textId="7F532E8D" w:rsidR="00347B0A" w:rsidRDefault="00347B0A" w:rsidP="00347B0A">
      <w:r>
        <w:rPr>
          <w:rStyle w:val="CommentReference"/>
        </w:rPr>
        <w:annotationRef/>
      </w:r>
      <w:r>
        <w:rPr>
          <w:color w:val="000000"/>
          <w:sz w:val="20"/>
          <w:szCs w:val="20"/>
        </w:rPr>
        <w:t>Why is all observations listed twice? Something off in this table</w:t>
      </w:r>
    </w:p>
  </w:comment>
  <w:comment w:id="89" w:author="Garner, Elisabeth Leigh Perkins   (CIFOR)" w:date="2023-12-13T23:41:00Z" w:initials="GELP(">
    <w:p w14:paraId="31FF79BE" w14:textId="77777777" w:rsidR="00571E36" w:rsidRDefault="00571E36" w:rsidP="00571E36">
      <w:pPr>
        <w:pStyle w:val="CommentText"/>
      </w:pPr>
      <w:r>
        <w:rPr>
          <w:rStyle w:val="CommentReference"/>
        </w:rPr>
        <w:annotationRef/>
      </w:r>
      <w:r>
        <w:t>Is this a different variable then?</w:t>
      </w:r>
    </w:p>
  </w:comment>
  <w:comment w:id="90" w:author="Hale Ann Tufan" w:date="2023-12-14T20:55:00Z" w:initials="HT">
    <w:p w14:paraId="217423AB" w14:textId="77777777" w:rsidR="00EB6003" w:rsidRDefault="00EB6003" w:rsidP="00EB6003">
      <w:r>
        <w:rPr>
          <w:rStyle w:val="CommentReference"/>
        </w:rPr>
        <w:annotationRef/>
      </w:r>
      <w:r>
        <w:rPr>
          <w:color w:val="000000"/>
          <w:sz w:val="20"/>
          <w:szCs w:val="20"/>
        </w:rPr>
        <w:t>Need to change all of these from male to husbands, and female to wives</w:t>
      </w:r>
    </w:p>
  </w:comment>
  <w:comment w:id="91" w:author="Garner, Elisabeth Leigh Perkins   (CIFOR)" w:date="2023-12-13T23:37:00Z" w:initials="GELP(">
    <w:p w14:paraId="1F17C18A" w14:textId="703CD67E" w:rsidR="00571E36" w:rsidRDefault="00571E36" w:rsidP="00571E36">
      <w:pPr>
        <w:pStyle w:val="CommentText"/>
      </w:pPr>
      <w:r>
        <w:rPr>
          <w:rStyle w:val="CommentReference"/>
        </w:rPr>
        <w:annotationRef/>
      </w:r>
      <w:r>
        <w:t>Is the formating off here? I’m assuming these columns should align under husbands/wives. Maybe make two tables?</w:t>
      </w:r>
    </w:p>
  </w:comment>
  <w:comment w:id="92" w:author="Garner, Elisabeth Leigh Perkins   (CIFOR)" w:date="2023-12-14T02:27:00Z" w:initials="GELP(">
    <w:p w14:paraId="634E085E" w14:textId="77777777" w:rsidR="00C37894" w:rsidRDefault="00C37894" w:rsidP="00C37894">
      <w:pPr>
        <w:pStyle w:val="CommentText"/>
      </w:pPr>
      <w:r>
        <w:rPr>
          <w:rStyle w:val="CommentReference"/>
        </w:rPr>
        <w:annotationRef/>
      </w:r>
      <w:r>
        <w:t>How do you resolve these differences in reporting for the analysis here?</w:t>
      </w:r>
    </w:p>
  </w:comment>
  <w:comment w:id="93" w:author="Hale Ann Tufan" w:date="2023-12-14T20:55:00Z" w:initials="HT">
    <w:p w14:paraId="0D15BA03" w14:textId="77777777" w:rsidR="00EB6003" w:rsidRDefault="00EB6003" w:rsidP="00EB6003">
      <w:r>
        <w:rPr>
          <w:rStyle w:val="CommentReference"/>
        </w:rPr>
        <w:annotationRef/>
      </w:r>
      <w:r>
        <w:rPr>
          <w:color w:val="000000"/>
          <w:sz w:val="20"/>
          <w:szCs w:val="20"/>
        </w:rPr>
        <w:t>We dont talk about it. I think for this submission we can leave it but agree this needs more attention!</w:t>
      </w:r>
    </w:p>
  </w:comment>
  <w:comment w:id="94" w:author="Garner, Elisabeth Leigh Perkins   (CIFOR)" w:date="2023-12-14T02:27:00Z" w:initials="GELP(">
    <w:p w14:paraId="5AE4202D" w14:textId="0B304CD9" w:rsidR="000F4FFE" w:rsidRDefault="000F4FFE" w:rsidP="000F4FFE">
      <w:pPr>
        <w:pStyle w:val="CommentText"/>
      </w:pPr>
      <w:r>
        <w:rPr>
          <w:rStyle w:val="CommentReference"/>
        </w:rPr>
        <w:annotationRef/>
      </w:r>
      <w:r>
        <w:t>Extension and % consumption are included below but not in this table</w:t>
      </w:r>
    </w:p>
  </w:comment>
  <w:comment w:id="95" w:author="Hale Ann Tufan" w:date="2023-12-13T10:06:00Z" w:initials="HT">
    <w:p w14:paraId="4DD3835F" w14:textId="02A22D7F" w:rsidR="00347B0A" w:rsidRDefault="00347B0A" w:rsidP="00347B0A">
      <w:r>
        <w:rPr>
          <w:rStyle w:val="CommentReference"/>
        </w:rPr>
        <w:annotationRef/>
      </w:r>
      <w:r>
        <w:rPr>
          <w:color w:val="000000"/>
          <w:sz w:val="20"/>
          <w:szCs w:val="20"/>
        </w:rPr>
        <w:t>This should be individual attributes. assuming here we mean age and education levels are significantly different between husbands and wives? What is main occupation</w:t>
      </w:r>
    </w:p>
  </w:comment>
  <w:comment w:id="96" w:author="Hale Ann Tufan" w:date="2023-12-14T20:53:00Z" w:initials="HT">
    <w:p w14:paraId="0F0C5EE8" w14:textId="77777777" w:rsidR="00EB6003" w:rsidRDefault="00EB6003" w:rsidP="00EB6003">
      <w:r>
        <w:rPr>
          <w:rStyle w:val="CommentReference"/>
        </w:rPr>
        <w:annotationRef/>
      </w:r>
      <w:r>
        <w:rPr>
          <w:color w:val="000000"/>
          <w:sz w:val="20"/>
          <w:szCs w:val="20"/>
        </w:rPr>
        <w:t xml:space="preserve">I would remove these unless we use them later. They are interesting but we dont talk about them. The individual age/educatin occupation differences are not interested, the differences in reporting household size is super interesting but we dont talk about it or relate it to the work so maybe remove? </w:t>
      </w:r>
    </w:p>
  </w:comment>
  <w:comment w:id="97" w:author="Hale Ann Tufan" w:date="2023-12-13T10:02:00Z" w:initials="HT">
    <w:p w14:paraId="153369ED" w14:textId="1003C8DB" w:rsidR="00347B0A" w:rsidRDefault="00347B0A" w:rsidP="00347B0A">
      <w:r>
        <w:rPr>
          <w:rStyle w:val="CommentReference"/>
        </w:rPr>
        <w:annotationRef/>
      </w:r>
      <w:r>
        <w:rPr>
          <w:color w:val="000000"/>
          <w:sz w:val="20"/>
          <w:szCs w:val="20"/>
        </w:rPr>
        <w:t>Something off here, needs to be # of women in household? And kids should be children? Should be in line with the variables in the dataset</w:t>
      </w:r>
    </w:p>
  </w:comment>
  <w:comment w:id="98" w:author="Garner, Elisabeth Leigh Perkins   (CIFOR)" w:date="2023-12-13T23:38:00Z" w:initials="GELP(">
    <w:p w14:paraId="3CBF5AE4" w14:textId="77777777" w:rsidR="00571E36" w:rsidRDefault="00571E36" w:rsidP="00571E36">
      <w:pPr>
        <w:pStyle w:val="CommentText"/>
      </w:pPr>
      <w:r>
        <w:rPr>
          <w:rStyle w:val="CommentReference"/>
        </w:rPr>
        <w:annotationRef/>
      </w:r>
      <w:r>
        <w:t xml:space="preserve">Also adult men and adult women? </w:t>
      </w:r>
    </w:p>
    <w:p w14:paraId="4865C38E" w14:textId="77777777" w:rsidR="00571E36" w:rsidRDefault="00571E36" w:rsidP="00571E36">
      <w:pPr>
        <w:pStyle w:val="CommentText"/>
      </w:pPr>
      <w:r>
        <w:t>Agree with changing kids to children (and include age range in brackets)</w:t>
      </w:r>
    </w:p>
  </w:comment>
  <w:comment w:id="99" w:author="Hale Ann Tufan" w:date="2023-12-14T20:57:00Z" w:initials="HT">
    <w:p w14:paraId="6C7F34BB" w14:textId="77777777" w:rsidR="00EB6003" w:rsidRDefault="00EB6003" w:rsidP="00EB6003">
      <w:r>
        <w:rPr>
          <w:rStyle w:val="CommentReference"/>
        </w:rPr>
        <w:annotationRef/>
      </w:r>
      <w:r>
        <w:rPr>
          <w:color w:val="000000"/>
          <w:sz w:val="20"/>
          <w:szCs w:val="20"/>
        </w:rPr>
        <w:t>If we go with # of ICV on farm instead of binary need to change this figure</w:t>
      </w:r>
    </w:p>
  </w:comment>
  <w:comment w:id="100" w:author="Hale Ann Tufan" w:date="2023-12-13T10:12:00Z" w:initials="HT">
    <w:p w14:paraId="2E06552F" w14:textId="77777777" w:rsidR="00BA13B2" w:rsidRDefault="00BA13B2" w:rsidP="00BA13B2">
      <w:r>
        <w:rPr>
          <w:rStyle w:val="CommentReference"/>
        </w:rPr>
        <w:annotationRef/>
      </w:r>
      <w:r>
        <w:rPr>
          <w:color w:val="000000"/>
          <w:sz w:val="20"/>
          <w:szCs w:val="20"/>
        </w:rPr>
        <w:t>Need description of figure here</w:t>
      </w:r>
    </w:p>
  </w:comment>
  <w:comment w:id="101" w:author="Garner, Elisabeth Leigh Perkins   (CIFOR)" w:date="2023-12-14T00:03:00Z" w:initials="GELP(">
    <w:p w14:paraId="6E002DCC" w14:textId="77777777" w:rsidR="002D5EDA" w:rsidRDefault="002D5EDA" w:rsidP="002D5EDA">
      <w:pPr>
        <w:pStyle w:val="CommentText"/>
      </w:pPr>
      <w:r>
        <w:rPr>
          <w:rStyle w:val="CommentReference"/>
        </w:rPr>
        <w:annotationRef/>
      </w:r>
      <w:r>
        <w:t xml:space="preserve">Maybe reiterate that this is only 13 </w:t>
      </w:r>
    </w:p>
  </w:comment>
  <w:comment w:id="102" w:author="Hale Ann Tufan" w:date="2023-12-13T10:12:00Z" w:initials="HT">
    <w:p w14:paraId="0C59AD86" w14:textId="32F6C1D1" w:rsidR="00BA13B2" w:rsidRDefault="00BA13B2" w:rsidP="00BA13B2">
      <w:r>
        <w:rPr>
          <w:rStyle w:val="CommentReference"/>
        </w:rPr>
        <w:annotationRef/>
      </w:r>
      <w:r>
        <w:rPr>
          <w:color w:val="000000"/>
          <w:sz w:val="20"/>
          <w:szCs w:val="20"/>
        </w:rPr>
        <w:t>Repetitive from the text, should be shortened, and distinct from the text summary in the results</w:t>
      </w:r>
    </w:p>
  </w:comment>
  <w:comment w:id="103" w:author="Hale Ann Tufan" w:date="2023-12-14T21:00:00Z" w:initials="HT">
    <w:p w14:paraId="77B487B1" w14:textId="77777777" w:rsidR="001127CF" w:rsidRDefault="001127CF" w:rsidP="001127CF">
      <w:r>
        <w:rPr>
          <w:rStyle w:val="CommentReference"/>
        </w:rPr>
        <w:annotationRef/>
      </w:r>
      <w:r>
        <w:rPr>
          <w:color w:val="000000"/>
          <w:sz w:val="20"/>
          <w:szCs w:val="20"/>
        </w:rPr>
        <w:t>What is another way of saying this without making it sound like the wives are giving false negatives?</w:t>
      </w:r>
    </w:p>
  </w:comment>
  <w:comment w:id="104" w:author="Garner, Elisabeth Leigh Perkins   (CIFOR)" w:date="2023-12-14T00:55:00Z" w:initials="GELP(">
    <w:p w14:paraId="0C7EFBD5" w14:textId="00A3F3CD" w:rsidR="003E030B" w:rsidRDefault="003E030B" w:rsidP="003E030B">
      <w:pPr>
        <w:pStyle w:val="CommentText"/>
      </w:pPr>
      <w:r>
        <w:rPr>
          <w:rStyle w:val="CommentReference"/>
        </w:rPr>
        <w:annotationRef/>
      </w:r>
      <w:r>
        <w:t>What do you mean by structural differences between the two data sets?</w:t>
      </w:r>
    </w:p>
  </w:comment>
  <w:comment w:id="105" w:author="Garner, Elisabeth Leigh Perkins   (CIFOR)" w:date="2023-12-14T00:57:00Z" w:initials="GELP(">
    <w:p w14:paraId="61DE6D90" w14:textId="77777777" w:rsidR="003E030B" w:rsidRDefault="003E030B" w:rsidP="003E030B">
      <w:pPr>
        <w:pStyle w:val="CommentText"/>
      </w:pPr>
      <w:r>
        <w:rPr>
          <w:rStyle w:val="CommentReference"/>
        </w:rPr>
        <w:annotationRef/>
      </w:r>
      <w:r>
        <w:t xml:space="preserve">And this seems to me as you run DNA v self reporting that it’s less a comparison between husbands and wives in reporting, but more in the differences between DNA and self-reporting. </w:t>
      </w:r>
    </w:p>
    <w:p w14:paraId="2D1E1983" w14:textId="77777777" w:rsidR="003E030B" w:rsidRDefault="003E030B" w:rsidP="003E030B">
      <w:pPr>
        <w:pStyle w:val="CommentText"/>
      </w:pPr>
    </w:p>
    <w:p w14:paraId="5F90BB3F" w14:textId="77777777" w:rsidR="003E030B" w:rsidRDefault="003E030B" w:rsidP="003E030B">
      <w:pPr>
        <w:pStyle w:val="CommentText"/>
      </w:pPr>
      <w:r>
        <w:t>Perhaps explain a bit more here why this regression was run and what analysis it sets up.</w:t>
      </w:r>
    </w:p>
  </w:comment>
  <w:comment w:id="106" w:author="Hale Ann Tufan" w:date="2023-12-13T10:16:00Z" w:initials="HT">
    <w:p w14:paraId="445F9EAB" w14:textId="686D59C8" w:rsidR="007F0614" w:rsidRDefault="007F0614" w:rsidP="007F0614">
      <w:r>
        <w:rPr>
          <w:rStyle w:val="CommentReference"/>
        </w:rPr>
        <w:annotationRef/>
      </w:r>
      <w:r>
        <w:rPr>
          <w:color w:val="000000"/>
          <w:sz w:val="20"/>
          <w:szCs w:val="20"/>
        </w:rPr>
        <w:t>No explanation of how the probit was run in the methods. Needs to be added?</w:t>
      </w:r>
    </w:p>
  </w:comment>
  <w:comment w:id="107" w:author="Garner, Elisabeth Leigh Perkins   (CIFOR)" w:date="2023-12-14T02:08:00Z" w:initials="GELP(">
    <w:p w14:paraId="3F7127CD" w14:textId="77777777" w:rsidR="00776D9F" w:rsidRDefault="00776D9F" w:rsidP="00776D9F">
      <w:pPr>
        <w:pStyle w:val="CommentText"/>
      </w:pPr>
      <w:r>
        <w:rPr>
          <w:rStyle w:val="CommentReference"/>
        </w:rPr>
        <w:annotationRef/>
      </w:r>
      <w:r>
        <w:t>Should explain the control variables at some point - one of the conclusions of Peterman et al. (2014) is that the use of different control variables across studies could explain some of the differences in results. Perhaps worth looking at the control variables in the references listed in the table above on adoption studies in Nigeria</w:t>
      </w:r>
    </w:p>
  </w:comment>
  <w:comment w:id="108" w:author="Hale Ann Tufan" w:date="2023-12-14T21:12:00Z" w:initials="HT">
    <w:p w14:paraId="6C0C7AF0" w14:textId="77777777" w:rsidR="009327A1" w:rsidRDefault="009327A1" w:rsidP="009327A1">
      <w:r>
        <w:rPr>
          <w:rStyle w:val="CommentReference"/>
        </w:rPr>
        <w:annotationRef/>
      </w:r>
      <w:r>
        <w:rPr>
          <w:color w:val="000000"/>
          <w:sz w:val="20"/>
          <w:szCs w:val="20"/>
        </w:rPr>
        <w:t xml:space="preserve">I dont understand this. </w:t>
      </w:r>
    </w:p>
  </w:comment>
  <w:comment w:id="109" w:author="Garner, Elisabeth Leigh Perkins   (CIFOR)" w:date="2023-12-14T01:09:00Z" w:initials="GELP(">
    <w:p w14:paraId="12EE0F6C" w14:textId="71CD2ED0" w:rsidR="000612E6" w:rsidRDefault="000612E6" w:rsidP="000612E6">
      <w:pPr>
        <w:pStyle w:val="CommentText"/>
      </w:pPr>
      <w:r>
        <w:rPr>
          <w:rStyle w:val="CommentReference"/>
        </w:rPr>
        <w:annotationRef/>
      </w:r>
      <w:r>
        <w:t>So far the observations seem to be explicitly about the wives, but the observations should also be noted for husbands</w:t>
      </w:r>
    </w:p>
  </w:comment>
  <w:comment w:id="111" w:author="Garner, Elisabeth Leigh Perkins   (CIFOR)" w:date="2023-12-14T01:13:00Z" w:initials="GELP(">
    <w:p w14:paraId="439A44B1" w14:textId="77777777" w:rsidR="004253F1" w:rsidRDefault="004253F1" w:rsidP="004253F1">
      <w:pPr>
        <w:pStyle w:val="CommentText"/>
      </w:pPr>
      <w:r>
        <w:rPr>
          <w:rStyle w:val="CommentReference"/>
        </w:rPr>
        <w:annotationRef/>
      </w:r>
      <w:r>
        <w:t>We should compare spouses responses then too - are the men who reported being spouse matching wives response rate?</w:t>
      </w:r>
    </w:p>
  </w:comment>
  <w:comment w:id="112" w:author="Garner, Elisabeth Leigh Perkins   (CIFOR)" w:date="2023-12-14T01:07:00Z" w:initials="GELP(">
    <w:p w14:paraId="0D6B8E81" w14:textId="715744D4" w:rsidR="000612E6" w:rsidRDefault="000612E6" w:rsidP="000612E6">
      <w:pPr>
        <w:pStyle w:val="CommentText"/>
      </w:pPr>
      <w:r>
        <w:rPr>
          <w:rStyle w:val="CommentReference"/>
        </w:rPr>
        <w:annotationRef/>
      </w:r>
      <w:r>
        <w:t>Need to be very careful of this. Also depends on how you are defining adoption and which variable you are using for this analysis - for example, if it’s the ‘have you ever adopted’ - this could still hold true, even if the dna fingerprinting on current crops says that they are not growing icv. There are also certain survey errors that can explain these differences. And, we haven’t said yet what the potential errors are in dna reporting, plus the significant differences in reporting over plot management. E.g., overall husbands were reported as manager of significantly more plots than wives. so the dna fingerprint testing happened more on men’s plots (decreasing error for husbands); or, husbands claimed sole management of icv plots more and women claimed joint management, so some of this difference could be dependent on how the plot was identified by the enumerator (husbands or wives)… all this to say, let’s avoid making judgements on women’s knowledge as that was not directly reported in this survey</w:t>
      </w:r>
    </w:p>
  </w:comment>
  <w:comment w:id="110" w:author="Hale Ann Tufan" w:date="2023-12-14T21:14:00Z" w:initials="HT">
    <w:p w14:paraId="3DD617A9" w14:textId="77777777" w:rsidR="00D36691" w:rsidRDefault="00D36691" w:rsidP="00D36691">
      <w:r>
        <w:rPr>
          <w:rStyle w:val="CommentReference"/>
        </w:rPr>
        <w:annotationRef/>
      </w:r>
      <w:r>
        <w:rPr>
          <w:color w:val="000000"/>
          <w:sz w:val="20"/>
          <w:szCs w:val="20"/>
        </w:rPr>
        <w:t>I have not done well to address Elisabeth’s comments here</w:t>
      </w:r>
    </w:p>
  </w:comment>
  <w:comment w:id="113" w:author="Hale Ann Tufan" w:date="2023-12-14T21:17:00Z" w:initials="HT">
    <w:p w14:paraId="6A5C211B" w14:textId="77777777" w:rsidR="00547D62" w:rsidRDefault="00547D62" w:rsidP="00547D62">
      <w:r>
        <w:rPr>
          <w:rStyle w:val="CommentReference"/>
        </w:rPr>
        <w:annotationRef/>
      </w:r>
      <w:r>
        <w:rPr>
          <w:color w:val="000000"/>
          <w:sz w:val="20"/>
          <w:szCs w:val="20"/>
        </w:rPr>
        <w:t>I think the biggest change in this final version will be to align this with the regression. Otherwise it is hard to explain why we go from binary Y/N ICV to plot level ICV. Why not use the same everywhere, and this also helps with the DNA analysis (since DNA comes from the plots, if the ICV is identified on the plot, then it is a direct comparison)</w:t>
      </w:r>
    </w:p>
  </w:comment>
  <w:comment w:id="115" w:author="Garner, Elisabeth Leigh Perkins   (CIFOR)" w:date="2023-12-14T01:50:00Z" w:initials="GELP(">
    <w:p w14:paraId="517A0567" w14:textId="4212E146" w:rsidR="00CD29BE" w:rsidRDefault="00113577" w:rsidP="00CD29BE">
      <w:pPr>
        <w:pStyle w:val="CommentText"/>
      </w:pPr>
      <w:r>
        <w:rPr>
          <w:rStyle w:val="CommentReference"/>
        </w:rPr>
        <w:annotationRef/>
      </w:r>
      <w:r w:rsidR="00CD29BE">
        <w:t>This needs to be described much earlier as well - in the methods section. If this is not by plot then the above section also needs much more description in how you are comparing intrahousehold differences on adoption self reporting to dna fingerprinting at the household level</w:t>
      </w:r>
    </w:p>
  </w:comment>
  <w:comment w:id="114" w:author="Hale Ann Tufan" w:date="2023-12-14T21:22:00Z" w:initials="HT">
    <w:p w14:paraId="357A41D4" w14:textId="77777777" w:rsidR="006D459C" w:rsidRDefault="006D459C" w:rsidP="006D459C">
      <w:r>
        <w:rPr>
          <w:rStyle w:val="CommentReference"/>
        </w:rPr>
        <w:annotationRef/>
      </w:r>
      <w:r>
        <w:rPr>
          <w:color w:val="000000"/>
          <w:sz w:val="20"/>
          <w:szCs w:val="20"/>
        </w:rPr>
        <w:t>This is the whole point, also means we cannot use the DNA comparison in the regression and adoption t test as well!</w:t>
      </w:r>
    </w:p>
  </w:comment>
  <w:comment w:id="116" w:author="Hale Ann Tufan" w:date="2023-12-14T21:24:00Z" w:initials="HT">
    <w:p w14:paraId="721C6EE2" w14:textId="77777777" w:rsidR="006D459C" w:rsidRDefault="006D459C" w:rsidP="006D459C">
      <w:r>
        <w:rPr>
          <w:rStyle w:val="CommentReference"/>
        </w:rPr>
        <w:annotationRef/>
      </w:r>
      <w:r>
        <w:rPr>
          <w:color w:val="000000"/>
          <w:sz w:val="20"/>
          <w:szCs w:val="20"/>
        </w:rPr>
        <w:t>Please change to husbands and wives in legend</w:t>
      </w:r>
    </w:p>
  </w:comment>
  <w:comment w:id="117" w:author="Hale Ann Tufan" w:date="2023-12-14T21:23:00Z" w:initials="HT">
    <w:p w14:paraId="61943B64" w14:textId="29561623" w:rsidR="006D459C" w:rsidRDefault="006D459C" w:rsidP="006D459C">
      <w:r>
        <w:rPr>
          <w:rStyle w:val="CommentReference"/>
        </w:rPr>
        <w:annotationRef/>
      </w:r>
      <w:r>
        <w:rPr>
          <w:color w:val="000000"/>
          <w:sz w:val="20"/>
          <w:szCs w:val="20"/>
        </w:rPr>
        <w:t>We can move this up to replace Fig 3, with added DNA, if we go with making everything #ICV plots. I know we have that figure somewhere</w:t>
      </w:r>
    </w:p>
  </w:comment>
  <w:comment w:id="118" w:author="Hale Ann Tufan" w:date="2023-12-14T21:32:00Z" w:initials="HT">
    <w:p w14:paraId="176E363C" w14:textId="77777777" w:rsidR="00FB46B8" w:rsidRDefault="00FB46B8" w:rsidP="00FB46B8">
      <w:r>
        <w:rPr>
          <w:rStyle w:val="CommentReference"/>
        </w:rPr>
        <w:annotationRef/>
      </w:r>
      <w:r>
        <w:rPr>
          <w:color w:val="000000"/>
          <w:sz w:val="20"/>
          <w:szCs w:val="20"/>
        </w:rPr>
        <w:t>I ran out of steam. But Table 6 needs a little more explanation of results here that are not conclusive policy recommendations. @Elisabeth please help here</w:t>
      </w:r>
    </w:p>
  </w:comment>
  <w:comment w:id="119" w:author="Hale Ann Tufan" w:date="2023-12-13T10:34:00Z" w:initials="HT">
    <w:p w14:paraId="2309F3F8" w14:textId="6992DAFF" w:rsidR="00D66090" w:rsidRDefault="00D66090" w:rsidP="00D66090">
      <w:r>
        <w:rPr>
          <w:rStyle w:val="CommentReference"/>
        </w:rPr>
        <w:annotationRef/>
      </w:r>
      <w:r>
        <w:rPr>
          <w:color w:val="000000"/>
          <w:sz w:val="20"/>
          <w:szCs w:val="20"/>
        </w:rPr>
        <w:t>Needs a better title and description of results</w:t>
      </w:r>
    </w:p>
  </w:comment>
  <w:comment w:id="121" w:author="Hale Ann Tufan" w:date="2023-12-14T21:37:00Z" w:initials="HT">
    <w:p w14:paraId="38AE8FE3" w14:textId="77777777" w:rsidR="004908A8" w:rsidRDefault="004908A8" w:rsidP="004908A8">
      <w:r>
        <w:rPr>
          <w:rStyle w:val="CommentReference"/>
        </w:rPr>
        <w:annotationRef/>
      </w:r>
      <w:r>
        <w:rPr>
          <w:color w:val="000000"/>
          <w:sz w:val="20"/>
          <w:szCs w:val="20"/>
        </w:rPr>
        <w:t>Can we still say this? And if not, will the journal accept this as novel?</w:t>
      </w:r>
    </w:p>
  </w:comment>
  <w:comment w:id="122" w:author="Hale Ann Tufan" w:date="2023-12-14T21:37:00Z" w:initials="HT">
    <w:p w14:paraId="5E3E1526" w14:textId="77777777" w:rsidR="00FF09D8" w:rsidRDefault="00FF09D8" w:rsidP="00FF09D8">
      <w:r>
        <w:rPr>
          <w:rStyle w:val="CommentReference"/>
        </w:rPr>
        <w:annotationRef/>
      </w:r>
      <w:r>
        <w:rPr>
          <w:color w:val="000000"/>
          <w:sz w:val="20"/>
          <w:szCs w:val="20"/>
        </w:rPr>
        <w:t>Can we use another term that does not imply women are wrong?</w:t>
      </w:r>
    </w:p>
  </w:comment>
  <w:comment w:id="123" w:author="Garner, Elisabeth Leigh Perkins   (CIFOR)" w:date="2023-12-14T02:57:00Z" w:initials="GELP(">
    <w:p w14:paraId="249566FB" w14:textId="00BD68C1" w:rsidR="001236A6" w:rsidRDefault="001236A6" w:rsidP="001236A6">
      <w:pPr>
        <w:pStyle w:val="CommentText"/>
      </w:pPr>
      <w:r>
        <w:rPr>
          <w:rStyle w:val="CommentReference"/>
        </w:rPr>
        <w:annotationRef/>
      </w:r>
      <w:r>
        <w:t>I’m still a little confused on this - if women are less likely to adopt ICV/technology than men (as a general) then clearly having all women respondents mean that you have a lower adoption rate? As a flip, then having all men respondents inflates adoption rates/does not accurately reflection the population (sample bias) and its knowledge of adoption.</w:t>
      </w:r>
    </w:p>
  </w:comment>
  <w:comment w:id="124" w:author="Garner, Elisabeth Leigh Perkins   (CIFOR)" w:date="2023-12-14T02:59:00Z" w:initials="GELP(">
    <w:p w14:paraId="372E57F3" w14:textId="77777777" w:rsidR="001236A6" w:rsidRDefault="001236A6" w:rsidP="001236A6">
      <w:pPr>
        <w:pStyle w:val="CommentText"/>
      </w:pPr>
      <w:r>
        <w:rPr>
          <w:rStyle w:val="CommentReference"/>
        </w:rPr>
        <w:annotationRef/>
      </w:r>
      <w:r>
        <w:t>Because in the end - what does it mean to have adopted ICV but not know that you have adopted ICV? If you don’t know you have ICV, can you still benefit from it? Or, maybe you know the variety well (and its benefits) you just don’t know it’s technically an ICV.</w:t>
      </w:r>
    </w:p>
  </w:comment>
  <w:comment w:id="125" w:author="Garner, Elisabeth Leigh Perkins   (CIFOR)" w:date="2023-12-14T02:59:00Z" w:initials="GELP(">
    <w:p w14:paraId="3980AACE" w14:textId="77777777" w:rsidR="001236A6" w:rsidRDefault="001236A6" w:rsidP="001236A6">
      <w:pPr>
        <w:pStyle w:val="CommentText"/>
      </w:pPr>
      <w:r>
        <w:rPr>
          <w:rStyle w:val="CommentReference"/>
        </w:rPr>
        <w:annotationRef/>
      </w:r>
      <w:r>
        <w:t>Who benefits from more accuracy in adoption rates?</w:t>
      </w:r>
    </w:p>
  </w:comment>
  <w:comment w:id="126" w:author="Hale Ann Tufan" w:date="2023-12-14T21:38:00Z" w:initials="HT">
    <w:p w14:paraId="3A923A73" w14:textId="77777777" w:rsidR="00FF09D8" w:rsidRDefault="00FF09D8" w:rsidP="00FF09D8">
      <w:r>
        <w:rPr>
          <w:rStyle w:val="CommentReference"/>
        </w:rPr>
        <w:annotationRef/>
      </w:r>
      <w:r>
        <w:rPr>
          <w:color w:val="000000"/>
          <w:sz w:val="20"/>
          <w:szCs w:val="20"/>
        </w:rPr>
        <w:t>I am struggling to answer these right now, Elisabeth any inputs to enhance here?</w:t>
      </w:r>
    </w:p>
  </w:comment>
  <w:comment w:id="127" w:author="Hale Ann Tufan" w:date="2023-12-13T10:51:00Z" w:initials="HT">
    <w:p w14:paraId="640EFA43" w14:textId="658A8BC4" w:rsidR="004735F3" w:rsidRDefault="004735F3" w:rsidP="004735F3">
      <w:r>
        <w:rPr>
          <w:rStyle w:val="CommentReference"/>
        </w:rPr>
        <w:annotationRef/>
      </w:r>
      <w:r>
        <w:rPr>
          <w:color w:val="000000"/>
          <w:sz w:val="20"/>
          <w:szCs w:val="20"/>
        </w:rPr>
        <w:t>EG: Oseni 2015 (</w:t>
      </w:r>
      <w:hyperlink r:id="rId2" w:history="1">
        <w:r w:rsidRPr="00B942F6">
          <w:rPr>
            <w:rStyle w:val="Hyperlink"/>
            <w:sz w:val="20"/>
            <w:szCs w:val="20"/>
          </w:rPr>
          <w:t>https://doi.org/10.1111/agec.12166</w:t>
        </w:r>
      </w:hyperlink>
      <w:r>
        <w:rPr>
          <w:color w:val="000000"/>
          <w:sz w:val="20"/>
          <w:szCs w:val="20"/>
        </w:rPr>
        <w:t xml:space="preserve">) and </w:t>
      </w:r>
    </w:p>
  </w:comment>
  <w:comment w:id="128" w:author="Hale Ann Tufan" w:date="2023-12-12T15:08:00Z" w:initials="HAT">
    <w:p w14:paraId="77A62214" w14:textId="09A82BCB" w:rsidR="00DC34F7" w:rsidRDefault="00DC34F7" w:rsidP="00DC34F7">
      <w:r>
        <w:rPr>
          <w:rStyle w:val="CommentReference"/>
        </w:rPr>
        <w:annotationRef/>
      </w:r>
      <w:r>
        <w:rPr>
          <w:color w:val="000000"/>
          <w:sz w:val="20"/>
          <w:szCs w:val="20"/>
        </w:rPr>
        <w:t>https://doi.org/10.1016/j.worlddev.2021.105599</w:t>
      </w:r>
    </w:p>
  </w:comment>
  <w:comment w:id="129" w:author="Hale Ann Tufan" w:date="2023-12-12T15:09:00Z" w:initials="HAT">
    <w:p w14:paraId="3B7646D0" w14:textId="77777777" w:rsidR="00DC34F7" w:rsidRDefault="00DC34F7" w:rsidP="00DC34F7">
      <w:r>
        <w:rPr>
          <w:rStyle w:val="CommentReference"/>
        </w:rPr>
        <w:annotationRef/>
      </w:r>
      <w:r>
        <w:rPr>
          <w:color w:val="000000"/>
          <w:sz w:val="20"/>
          <w:szCs w:val="20"/>
        </w:rPr>
        <w:t>https://doi.org/10.1038/s41477-020-00783-z</w:t>
      </w:r>
    </w:p>
  </w:comment>
  <w:comment w:id="130" w:author="Hale Ann Tufan" w:date="2023-12-13T11:37:00Z" w:initials="HT">
    <w:p w14:paraId="43FC259E" w14:textId="77777777" w:rsidR="00847DC1" w:rsidRDefault="00847DC1" w:rsidP="00847DC1">
      <w:r>
        <w:rPr>
          <w:rStyle w:val="CommentReference"/>
        </w:rPr>
        <w:annotationRef/>
      </w:r>
      <w:r>
        <w:rPr>
          <w:color w:val="000000"/>
          <w:sz w:val="20"/>
          <w:szCs w:val="20"/>
        </w:rPr>
        <w:t>https://doi.org/10.1007/s12231-018-9421-7</w:t>
      </w:r>
    </w:p>
  </w:comment>
  <w:comment w:id="131" w:author="Hale Ann Tufan" w:date="2023-12-13T11:37:00Z" w:initials="HT">
    <w:p w14:paraId="67BB8521" w14:textId="77777777" w:rsidR="00847DC1" w:rsidRDefault="00847DC1" w:rsidP="00847DC1">
      <w:r>
        <w:rPr>
          <w:rStyle w:val="CommentReference"/>
        </w:rPr>
        <w:annotationRef/>
      </w:r>
      <w:r>
        <w:rPr>
          <w:color w:val="000000"/>
          <w:sz w:val="20"/>
          <w:szCs w:val="20"/>
        </w:rPr>
        <w:t xml:space="preserve"> https://doi.org/10.3389/fsufs.2021.740926</w:t>
      </w:r>
    </w:p>
  </w:comment>
  <w:comment w:id="132" w:author="Hale Ann Tufan" w:date="2023-12-13T10:51:00Z" w:initials="HT">
    <w:p w14:paraId="4781771E" w14:textId="3A937AD7" w:rsidR="004735F3" w:rsidRDefault="004735F3" w:rsidP="004735F3">
      <w:r>
        <w:rPr>
          <w:rStyle w:val="CommentReference"/>
        </w:rPr>
        <w:annotationRef/>
      </w:r>
      <w:r>
        <w:rPr>
          <w:color w:val="000000"/>
          <w:sz w:val="20"/>
          <w:szCs w:val="20"/>
        </w:rPr>
        <w:t>https://doi.org/10.1111/agec.12466</w:t>
      </w:r>
    </w:p>
  </w:comment>
  <w:comment w:id="133" w:author="Hale Ann Tufan" w:date="2023-12-13T11:47:00Z" w:initials="HT">
    <w:p w14:paraId="7D5296FB" w14:textId="77777777" w:rsidR="00F01934" w:rsidRDefault="00F01934" w:rsidP="00F01934">
      <w:r>
        <w:rPr>
          <w:rStyle w:val="CommentReference"/>
        </w:rPr>
        <w:annotationRef/>
      </w:r>
      <w:r>
        <w:rPr>
          <w:color w:val="000000"/>
          <w:sz w:val="20"/>
          <w:szCs w:val="20"/>
        </w:rPr>
        <w:t>Korieh, C. J. (2010). The Land Has Changed: History, Society, and Gender in Colonial Eastern Nigeria. Calgary, AB: University of Calgary Press.</w:t>
      </w:r>
    </w:p>
  </w:comment>
  <w:comment w:id="134" w:author="Hale Ann Tufan" w:date="2023-12-13T11:47:00Z" w:initials="HT">
    <w:p w14:paraId="647716AA" w14:textId="77777777" w:rsidR="00F01934" w:rsidRDefault="00F01934" w:rsidP="00F01934">
      <w:r>
        <w:rPr>
          <w:rStyle w:val="CommentReference"/>
        </w:rPr>
        <w:annotationRef/>
      </w:r>
      <w:r>
        <w:rPr>
          <w:color w:val="000000"/>
          <w:sz w:val="20"/>
          <w:szCs w:val="20"/>
        </w:rPr>
        <w:t>doi: 10.9790/2380-1003012024</w:t>
      </w:r>
    </w:p>
  </w:comment>
  <w:comment w:id="135" w:author="Hale Ann Tufan" w:date="2023-12-13T11:58:00Z" w:initials="HT">
    <w:p w14:paraId="6D0132D8" w14:textId="45106FA4" w:rsidR="00E42206" w:rsidRDefault="00E42206" w:rsidP="00E42206">
      <w:r>
        <w:rPr>
          <w:rStyle w:val="CommentReference"/>
        </w:rPr>
        <w:annotationRef/>
      </w:r>
      <w:r>
        <w:rPr>
          <w:color w:val="000000"/>
          <w:sz w:val="20"/>
          <w:szCs w:val="20"/>
        </w:rPr>
        <w:t>https://www.worldbank.org/en/programs/lsms/initiatives/lsms-ISA</w:t>
      </w:r>
    </w:p>
  </w:comment>
  <w:comment w:id="136" w:author="Hale Ann Tufan" w:date="2023-12-13T12:01:00Z" w:initials="HT">
    <w:p w14:paraId="7542964B" w14:textId="77777777" w:rsidR="00F936BB" w:rsidRDefault="00F936BB" w:rsidP="00F936BB">
      <w:r>
        <w:rPr>
          <w:rStyle w:val="CommentReference"/>
        </w:rPr>
        <w:annotationRef/>
      </w:r>
      <w:r>
        <w:rPr>
          <w:color w:val="000000"/>
          <w:sz w:val="20"/>
          <w:szCs w:val="20"/>
        </w:rPr>
        <w:t xml:space="preserve"> doi: 10.1111/dpr.12243</w:t>
      </w:r>
    </w:p>
  </w:comment>
  <w:comment w:id="137" w:author="Hale Ann Tufan" w:date="2023-12-13T12:07:00Z" w:initials="HT">
    <w:p w14:paraId="04477E8A" w14:textId="4F398913" w:rsidR="00F936BB" w:rsidRDefault="00F936BB" w:rsidP="00F936BB">
      <w:r>
        <w:rPr>
          <w:rStyle w:val="CommentReference"/>
        </w:rPr>
        <w:annotationRef/>
      </w:r>
      <w:r>
        <w:rPr>
          <w:color w:val="000000"/>
          <w:sz w:val="20"/>
          <w:szCs w:val="20"/>
        </w:rPr>
        <w:t>doi: 10.1080/03670244.1998.9991546</w:t>
      </w:r>
    </w:p>
  </w:comment>
  <w:comment w:id="138" w:author="Garner, Elisabeth Leigh Perkins   (CIFOR)" w:date="2023-12-14T03:14:00Z" w:initials="GELP(">
    <w:p w14:paraId="732D8DA5" w14:textId="77777777" w:rsidR="00C96430" w:rsidRDefault="00C96430" w:rsidP="00C96430">
      <w:pPr>
        <w:pStyle w:val="CommentText"/>
      </w:pPr>
      <w:r>
        <w:rPr>
          <w:rStyle w:val="CommentReference"/>
        </w:rPr>
        <w:annotationRef/>
      </w:r>
      <w:r>
        <w:t>As well as better understanding of what it means to be ‘household head’ and who identifies as one, as enumerators may often make the assumption as ‘male’= head of household’ and ‘female = spouse’ as it appears even the wossen paper does, and why this data set was cleaned to intentionally look at husbands and wives</w:t>
      </w:r>
    </w:p>
  </w:comment>
  <w:comment w:id="139" w:author="Hale Ann Tufan" w:date="2023-12-14T21:42:00Z" w:initials="HT">
    <w:p w14:paraId="732534DA" w14:textId="77777777" w:rsidR="005466DF" w:rsidRDefault="005466DF" w:rsidP="005466DF">
      <w:r>
        <w:rPr>
          <w:rStyle w:val="CommentReference"/>
        </w:rPr>
        <w:annotationRef/>
      </w:r>
      <w:r>
        <w:rPr>
          <w:color w:val="000000"/>
          <w:sz w:val="20"/>
          <w:szCs w:val="20"/>
        </w:rPr>
        <w:t>How to integrate this in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08A6EE" w15:done="0"/>
  <w15:commentEx w15:paraId="4279B0B2" w15:done="0"/>
  <w15:commentEx w15:paraId="71A7A8DE" w15:done="0"/>
  <w15:commentEx w15:paraId="53D6C45C" w15:done="0"/>
  <w15:commentEx w15:paraId="29BEC8CA" w15:done="0"/>
  <w15:commentEx w15:paraId="0C6F5388" w15:done="0"/>
  <w15:commentEx w15:paraId="1715D3E0" w15:done="0"/>
  <w15:commentEx w15:paraId="133FBEE0" w15:done="0"/>
  <w15:commentEx w15:paraId="79731E13" w15:paraIdParent="133FBEE0" w15:done="0"/>
  <w15:commentEx w15:paraId="49D0D597" w15:done="0"/>
  <w15:commentEx w15:paraId="35A45C8C" w15:paraIdParent="49D0D597" w15:done="0"/>
  <w15:commentEx w15:paraId="62F433EB" w15:done="0"/>
  <w15:commentEx w15:paraId="21708588" w15:done="0"/>
  <w15:commentEx w15:paraId="17012EA7" w15:done="0"/>
  <w15:commentEx w15:paraId="736C3196" w15:paraIdParent="17012EA7" w15:done="0"/>
  <w15:commentEx w15:paraId="688EE63B" w15:paraIdParent="17012EA7" w15:done="0"/>
  <w15:commentEx w15:paraId="7A995F8F" w15:done="0"/>
  <w15:commentEx w15:paraId="65DA0022" w15:done="0"/>
  <w15:commentEx w15:paraId="0F31AB3E" w15:done="0"/>
  <w15:commentEx w15:paraId="5C633FCE" w15:done="0"/>
  <w15:commentEx w15:paraId="6D9110CE" w15:done="0"/>
  <w15:commentEx w15:paraId="40241216" w15:done="0"/>
  <w15:commentEx w15:paraId="71CF73FC" w15:done="0"/>
  <w15:commentEx w15:paraId="263476FC" w15:done="0"/>
  <w15:commentEx w15:paraId="0C0ADC7D" w15:paraIdParent="263476FC" w15:done="0"/>
  <w15:commentEx w15:paraId="0F4D2D7F" w15:done="0"/>
  <w15:commentEx w15:paraId="36E10E89" w15:done="0"/>
  <w15:commentEx w15:paraId="7D9359EB" w15:done="0"/>
  <w15:commentEx w15:paraId="5047DE90" w15:paraIdParent="7D9359EB" w15:done="0"/>
  <w15:commentEx w15:paraId="66409B16" w15:paraIdParent="7D9359EB" w15:done="0"/>
  <w15:commentEx w15:paraId="6F29D473" w15:done="0"/>
  <w15:commentEx w15:paraId="79F5F454" w15:done="0"/>
  <w15:commentEx w15:paraId="5F45F19D" w15:done="0"/>
  <w15:commentEx w15:paraId="1DEB7193" w15:done="0"/>
  <w15:commentEx w15:paraId="31FF79BE" w15:paraIdParent="1DEB7193" w15:done="0"/>
  <w15:commentEx w15:paraId="217423AB" w15:done="0"/>
  <w15:commentEx w15:paraId="1F17C18A" w15:done="0"/>
  <w15:commentEx w15:paraId="634E085E" w15:done="0"/>
  <w15:commentEx w15:paraId="0D15BA03" w15:paraIdParent="634E085E" w15:done="0"/>
  <w15:commentEx w15:paraId="5AE4202D" w15:done="0"/>
  <w15:commentEx w15:paraId="4DD3835F" w15:done="0"/>
  <w15:commentEx w15:paraId="0F0C5EE8" w15:paraIdParent="4DD3835F" w15:done="0"/>
  <w15:commentEx w15:paraId="153369ED" w15:done="0"/>
  <w15:commentEx w15:paraId="4865C38E" w15:paraIdParent="153369ED" w15:done="0"/>
  <w15:commentEx w15:paraId="6C7F34BB" w15:done="0"/>
  <w15:commentEx w15:paraId="2E06552F" w15:done="0"/>
  <w15:commentEx w15:paraId="6E002DCC" w15:done="0"/>
  <w15:commentEx w15:paraId="0C59AD86" w15:done="0"/>
  <w15:commentEx w15:paraId="77B487B1" w15:done="0"/>
  <w15:commentEx w15:paraId="0C7EFBD5" w15:done="0"/>
  <w15:commentEx w15:paraId="5F90BB3F" w15:paraIdParent="0C7EFBD5" w15:done="0"/>
  <w15:commentEx w15:paraId="445F9EAB" w15:done="0"/>
  <w15:commentEx w15:paraId="3F7127CD" w15:done="0"/>
  <w15:commentEx w15:paraId="6C0C7AF0" w15:done="0"/>
  <w15:commentEx w15:paraId="12EE0F6C" w15:done="0"/>
  <w15:commentEx w15:paraId="439A44B1" w15:done="0"/>
  <w15:commentEx w15:paraId="0D6B8E81" w15:done="0"/>
  <w15:commentEx w15:paraId="3DD617A9" w15:done="0"/>
  <w15:commentEx w15:paraId="6A5C211B" w15:done="0"/>
  <w15:commentEx w15:paraId="517A0567" w15:done="0"/>
  <w15:commentEx w15:paraId="357A41D4" w15:done="0"/>
  <w15:commentEx w15:paraId="721C6EE2" w15:done="0"/>
  <w15:commentEx w15:paraId="61943B64" w15:done="0"/>
  <w15:commentEx w15:paraId="176E363C" w15:done="0"/>
  <w15:commentEx w15:paraId="2309F3F8" w15:done="0"/>
  <w15:commentEx w15:paraId="38AE8FE3" w15:done="0"/>
  <w15:commentEx w15:paraId="5E3E1526" w15:done="0"/>
  <w15:commentEx w15:paraId="249566FB" w15:done="0"/>
  <w15:commentEx w15:paraId="372E57F3" w15:paraIdParent="249566FB" w15:done="0"/>
  <w15:commentEx w15:paraId="3980AACE" w15:paraIdParent="249566FB" w15:done="0"/>
  <w15:commentEx w15:paraId="3A923A73" w15:paraIdParent="249566FB" w15:done="0"/>
  <w15:commentEx w15:paraId="640EFA43" w15:done="0"/>
  <w15:commentEx w15:paraId="77A62214" w15:done="0"/>
  <w15:commentEx w15:paraId="3B7646D0" w15:done="0"/>
  <w15:commentEx w15:paraId="43FC259E" w15:done="0"/>
  <w15:commentEx w15:paraId="67BB8521" w15:done="0"/>
  <w15:commentEx w15:paraId="4781771E" w15:done="0"/>
  <w15:commentEx w15:paraId="7D5296FB" w15:done="0"/>
  <w15:commentEx w15:paraId="647716AA" w15:done="0"/>
  <w15:commentEx w15:paraId="6D0132D8" w15:done="0"/>
  <w15:commentEx w15:paraId="7542964B" w15:done="0"/>
  <w15:commentEx w15:paraId="04477E8A" w15:done="0"/>
  <w15:commentEx w15:paraId="732D8DA5" w15:done="0"/>
  <w15:commentEx w15:paraId="732534DA" w15:paraIdParent="732D8D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F2ED7BA" w16cex:dateUtc="2023-12-15T00:43:00Z"/>
  <w16cex:commentExtensible w16cex:durableId="4618F1D0" w16cex:dateUtc="2023-12-15T15:27:00Z"/>
  <w16cex:commentExtensible w16cex:durableId="5A86070E" w16cex:dateUtc="2023-12-15T00:43:00Z"/>
  <w16cex:commentExtensible w16cex:durableId="5F40888B" w16cex:dateUtc="2023-12-15T16:05:00Z"/>
  <w16cex:commentExtensible w16cex:durableId="63CFBD1D" w16cex:dateUtc="2023-12-15T15:56:00Z"/>
  <w16cex:commentExtensible w16cex:durableId="4BD02168" w16cex:dateUtc="2023-12-14T02:44:00Z"/>
  <w16cex:commentExtensible w16cex:durableId="5049156E" w16cex:dateUtc="2023-12-15T16:09:00Z"/>
  <w16cex:commentExtensible w16cex:durableId="73897787" w16cex:dateUtc="2023-12-15T01:04:00Z">
    <w16cex:extLst>
      <w16:ext xmlns:cr="http://schemas.microsoft.com/office/comments/2020/reactions" xmlns="" w16:uri="{CE6994B0-6A32-4C9F-8C6B-6E91EDA988CE}">
        <cr:reactions xmlns:cr="http://schemas.microsoft.com/office/comments/2020/reactions">
          <cr:reaction reactionType="1">
            <cr:reactionInfo dateUtc="2023-12-15T16:10:56Z">
              <cr:user userId="S::E.Garner@cgiar.org::8debf084-8808-45e9-9386-3ae0b1c79bea" userProvider="AD" userName="Garner, Elisabeth Leigh Perkins   (CIFOR)"/>
            </cr:reactionInfo>
          </cr:reaction>
        </cr:reactions>
      </w16:ext>
    </w16cex:extLst>
  </w16cex:commentExtensible>
  <w16cex:commentExtensible w16cex:durableId="30393594" w16cex:dateUtc="2023-12-15T16:11:00Z"/>
  <w16cex:commentExtensible w16cex:durableId="547489D1" w16cex:dateUtc="2023-12-14T03:15:00Z"/>
  <w16cex:commentExtensible w16cex:durableId="7DA1C565" w16cex:dateUtc="2023-12-15T01:12:00Z"/>
  <w16cex:commentExtensible w16cex:durableId="3262116E" w16cex:dateUtc="2023-12-13T14:01:00Z"/>
  <w16cex:commentExtensible w16cex:durableId="2F5523EE" w16cex:dateUtc="2023-12-13T14:04:00Z"/>
  <w16cex:commentExtensible w16cex:durableId="7E2F9D2C" w16cex:dateUtc="2023-12-14T03:37:00Z"/>
  <w16cex:commentExtensible w16cex:durableId="6C31CFF5" w16cex:dateUtc="2023-12-14T03:54:00Z"/>
  <w16cex:commentExtensible w16cex:durableId="3B428FEF" w16cex:dateUtc="2023-12-14T04:27:00Z"/>
  <w16cex:commentExtensible w16cex:durableId="6A64B435" w16cex:dateUtc="2023-12-15T01:14:00Z"/>
  <w16cex:commentExtensible w16cex:durableId="5E19741B" w16cex:dateUtc="2023-12-14T03:57:00Z"/>
  <w16cex:commentExtensible w16cex:durableId="373A15EF" w16cex:dateUtc="2023-12-15T01:15:00Z"/>
  <w16cex:commentExtensible w16cex:durableId="4757B93D" w16cex:dateUtc="2023-12-15T01:26:00Z"/>
  <w16cex:commentExtensible w16cex:durableId="5A8EDEBE" w16cex:dateUtc="2023-12-15T01:43:00Z"/>
  <w16cex:commentExtensible w16cex:durableId="36546D93" w16cex:dateUtc="2023-12-15T01:32:00Z"/>
  <w16cex:commentExtensible w16cex:durableId="20F1A403" w16cex:dateUtc="2023-12-15T01:23:00Z"/>
  <w16cex:commentExtensible w16cex:durableId="265EDCD5" w16cex:dateUtc="2023-12-14T04:28:00Z"/>
  <w16cex:commentExtensible w16cex:durableId="18300991" w16cex:dateUtc="2023-12-15T01:46:00Z"/>
  <w16cex:commentExtensible w16cex:durableId="1214426E" w16cex:dateUtc="2023-12-15T01:50:00Z"/>
  <w16cex:commentExtensible w16cex:durableId="068160CC" w16cex:dateUtc="2023-12-13T15:07:00Z">
    <w16cex:extLst>
      <w16:ext xmlns:cr="http://schemas.microsoft.com/office/comments/2020/reactions" xmlns="" w16:uri="{CE6994B0-6A32-4C9F-8C6B-6E91EDA988CE}">
        <cr:reactions xmlns:cr="http://schemas.microsoft.com/office/comments/2020/reactions">
          <cr:reaction reactionType="1">
            <cr:reactionInfo dateUtc="2023-12-14T04:59:18Z">
              <cr:user userId="S::E.Garner@cgiar.org::8debf084-8808-45e9-9386-3ae0b1c79bea" userProvider="AD" userName="Garner, Elisabeth Leigh Perkins   (CIFOR)"/>
            </cr:reactionInfo>
          </cr:reaction>
        </cr:reactions>
      </w16:ext>
    </w16cex:extLst>
  </w16cex:commentExtensible>
  <w16cex:commentExtensible w16cex:durableId="2E898997" w16cex:dateUtc="2023-12-14T04:59:00Z"/>
  <w16cex:commentExtensible w16cex:durableId="53C60BB0" w16cex:dateUtc="2023-12-14T05:01:00Z"/>
  <w16cex:commentExtensible w16cex:durableId="79E20CD1" w16cex:dateUtc="2023-12-15T01:48:00Z"/>
  <w16cex:commentExtensible w16cex:durableId="5FA2649E" w16cex:dateUtc="2023-12-13T15:01:00Z">
    <w16cex:extLst>
      <w16:ext xmlns:cr="http://schemas.microsoft.com/office/comments/2020/reactions" xmlns="" w16:uri="{CE6994B0-6A32-4C9F-8C6B-6E91EDA988CE}">
        <cr:reactions xmlns:cr="http://schemas.microsoft.com/office/comments/2020/reactions">
          <cr:reaction reactionType="1">
            <cr:reactionInfo dateUtc="2023-12-14T04:42:52Z">
              <cr:user userId="S::E.Garner@cgiar.org::8debf084-8808-45e9-9386-3ae0b1c79bea" userProvider="AD" userName="Garner, Elisabeth Leigh Perkins   (CIFOR)"/>
            </cr:reactionInfo>
          </cr:reaction>
        </cr:reactions>
      </w16:ext>
    </w16cex:extLst>
  </w16cex:commentExtensible>
  <w16cex:commentExtensible w16cex:durableId="2DBDB09C" w16cex:dateUtc="2023-12-13T15:02:00Z"/>
  <w16cex:commentExtensible w16cex:durableId="574FBE94" w16cex:dateUtc="2023-12-14T04:32:00Z"/>
  <w16cex:commentExtensible w16cex:durableId="65FF1449" w16cex:dateUtc="2023-12-13T15:00:00Z"/>
  <w16cex:commentExtensible w16cex:durableId="74CDA874" w16cex:dateUtc="2023-12-14T04:41:00Z"/>
  <w16cex:commentExtensible w16cex:durableId="4AD1A1F6" w16cex:dateUtc="2023-12-15T01:55:00Z"/>
  <w16cex:commentExtensible w16cex:durableId="21B07899" w16cex:dateUtc="2023-12-14T04:37:00Z"/>
  <w16cex:commentExtensible w16cex:durableId="726C8FFE" w16cex:dateUtc="2023-12-14T07:27:00Z"/>
  <w16cex:commentExtensible w16cex:durableId="619E43B5" w16cex:dateUtc="2023-12-15T01:55:00Z"/>
  <w16cex:commentExtensible w16cex:durableId="320EC528" w16cex:dateUtc="2023-12-14T07:27:00Z"/>
  <w16cex:commentExtensible w16cex:durableId="4702AE53" w16cex:dateUtc="2023-12-13T15:06:00Z"/>
  <w16cex:commentExtensible w16cex:durableId="4D4992AA" w16cex:dateUtc="2023-12-15T01:53:00Z"/>
  <w16cex:commentExtensible w16cex:durableId="150E0ACE" w16cex:dateUtc="2023-12-13T15:02:00Z"/>
  <w16cex:commentExtensible w16cex:durableId="6D29B3EC" w16cex:dateUtc="2023-12-14T04:38:00Z"/>
  <w16cex:commentExtensible w16cex:durableId="3E3130E4" w16cex:dateUtc="2023-12-15T01:57:00Z"/>
  <w16cex:commentExtensible w16cex:durableId="782658C6" w16cex:dateUtc="2023-12-13T15:12:00Z"/>
  <w16cex:commentExtensible w16cex:durableId="4979174F" w16cex:dateUtc="2023-12-14T05:03:00Z"/>
  <w16cex:commentExtensible w16cex:durableId="67D548D7" w16cex:dateUtc="2023-12-13T15:12:00Z"/>
  <w16cex:commentExtensible w16cex:durableId="7ACEF43C" w16cex:dateUtc="2023-12-15T02:00:00Z"/>
  <w16cex:commentExtensible w16cex:durableId="157874FE" w16cex:dateUtc="2023-12-14T05:55:00Z"/>
  <w16cex:commentExtensible w16cex:durableId="06EE6157" w16cex:dateUtc="2023-12-14T05:57:00Z"/>
  <w16cex:commentExtensible w16cex:durableId="50B61714" w16cex:dateUtc="2023-12-13T15:16:00Z"/>
  <w16cex:commentExtensible w16cex:durableId="03C7E3C9" w16cex:dateUtc="2023-12-14T07:08:00Z"/>
  <w16cex:commentExtensible w16cex:durableId="4A5125EA" w16cex:dateUtc="2023-12-15T02:12:00Z"/>
  <w16cex:commentExtensible w16cex:durableId="3918C373" w16cex:dateUtc="2023-12-14T06:09:00Z"/>
  <w16cex:commentExtensible w16cex:durableId="6BCA9102" w16cex:dateUtc="2023-12-14T06:13:00Z"/>
  <w16cex:commentExtensible w16cex:durableId="01158889" w16cex:dateUtc="2023-12-14T06:07:00Z"/>
  <w16cex:commentExtensible w16cex:durableId="317721AD" w16cex:dateUtc="2023-12-15T02:14:00Z"/>
  <w16cex:commentExtensible w16cex:durableId="0ED7F146" w16cex:dateUtc="2023-12-15T02:17:00Z"/>
  <w16cex:commentExtensible w16cex:durableId="259C500F" w16cex:dateUtc="2023-12-14T06:50:00Z"/>
  <w16cex:commentExtensible w16cex:durableId="398AF161" w16cex:dateUtc="2023-12-15T02:22:00Z"/>
  <w16cex:commentExtensible w16cex:durableId="702A433E" w16cex:dateUtc="2023-12-15T02:24:00Z"/>
  <w16cex:commentExtensible w16cex:durableId="1200ED09" w16cex:dateUtc="2023-12-15T02:23:00Z"/>
  <w16cex:commentExtensible w16cex:durableId="082B1114" w16cex:dateUtc="2023-12-15T02:32:00Z"/>
  <w16cex:commentExtensible w16cex:durableId="09B0CF71" w16cex:dateUtc="2023-12-13T15:34:00Z"/>
  <w16cex:commentExtensible w16cex:durableId="6190CDE6" w16cex:dateUtc="2023-12-15T02:37:00Z"/>
  <w16cex:commentExtensible w16cex:durableId="7807D0B1" w16cex:dateUtc="2023-12-15T02:37:00Z"/>
  <w16cex:commentExtensible w16cex:durableId="5F9E9768" w16cex:dateUtc="2023-12-14T07:57:00Z"/>
  <w16cex:commentExtensible w16cex:durableId="1AF8BBD4" w16cex:dateUtc="2023-12-14T07:59:00Z"/>
  <w16cex:commentExtensible w16cex:durableId="631A4CF3" w16cex:dateUtc="2023-12-14T07:59:00Z"/>
  <w16cex:commentExtensible w16cex:durableId="5611BE30" w16cex:dateUtc="2023-12-15T02:38:00Z"/>
  <w16cex:commentExtensible w16cex:durableId="150ADAAB" w16cex:dateUtc="2023-12-13T15:51:00Z"/>
  <w16cex:commentExtensible w16cex:durableId="67036C49" w16cex:dateUtc="2023-12-12T20:08:00Z"/>
  <w16cex:commentExtensible w16cex:durableId="24DE9D94" w16cex:dateUtc="2023-12-12T20:09:00Z"/>
  <w16cex:commentExtensible w16cex:durableId="098B1C41" w16cex:dateUtc="2023-12-13T16:37:00Z"/>
  <w16cex:commentExtensible w16cex:durableId="36EA10A4" w16cex:dateUtc="2023-12-13T16:37:00Z"/>
  <w16cex:commentExtensible w16cex:durableId="79C3BFAF" w16cex:dateUtc="2023-12-13T15:51:00Z"/>
  <w16cex:commentExtensible w16cex:durableId="0FD90AFB" w16cex:dateUtc="2023-12-13T16:47:00Z"/>
  <w16cex:commentExtensible w16cex:durableId="50924AF2" w16cex:dateUtc="2023-12-13T16:47:00Z"/>
  <w16cex:commentExtensible w16cex:durableId="6991737E" w16cex:dateUtc="2023-12-13T16:58:00Z"/>
  <w16cex:commentExtensible w16cex:durableId="1D4E1ED0" w16cex:dateUtc="2023-12-13T17:01:00Z"/>
  <w16cex:commentExtensible w16cex:durableId="7A8691E2" w16cex:dateUtc="2023-12-13T17:07:00Z"/>
  <w16cex:commentExtensible w16cex:durableId="21D7F7C2" w16cex:dateUtc="2023-12-14T08:14:00Z"/>
  <w16cex:commentExtensible w16cex:durableId="6BEB0DBF" w16cex:dateUtc="2023-12-15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08A6EE" w16cid:durableId="0F2ED7BA"/>
  <w16cid:commentId w16cid:paraId="4279B0B2" w16cid:durableId="4618F1D0"/>
  <w16cid:commentId w16cid:paraId="71A7A8DE" w16cid:durableId="5A86070E"/>
  <w16cid:commentId w16cid:paraId="53D6C45C" w16cid:durableId="5F40888B"/>
  <w16cid:commentId w16cid:paraId="29BEC8CA" w16cid:durableId="63CFBD1D"/>
  <w16cid:commentId w16cid:paraId="0C6F5388" w16cid:durableId="4BD02168"/>
  <w16cid:commentId w16cid:paraId="1715D3E0" w16cid:durableId="5049156E"/>
  <w16cid:commentId w16cid:paraId="133FBEE0" w16cid:durableId="73897787"/>
  <w16cid:commentId w16cid:paraId="79731E13" w16cid:durableId="30393594"/>
  <w16cid:commentId w16cid:paraId="49D0D597" w16cid:durableId="547489D1"/>
  <w16cid:commentId w16cid:paraId="35A45C8C" w16cid:durableId="7DA1C565"/>
  <w16cid:commentId w16cid:paraId="62F433EB" w16cid:durableId="3262116E"/>
  <w16cid:commentId w16cid:paraId="21708588" w16cid:durableId="2F5523EE"/>
  <w16cid:commentId w16cid:paraId="17012EA7" w16cid:durableId="7E2F9D2C"/>
  <w16cid:commentId w16cid:paraId="736C3196" w16cid:durableId="6C31CFF5"/>
  <w16cid:commentId w16cid:paraId="688EE63B" w16cid:durableId="3B428FEF"/>
  <w16cid:commentId w16cid:paraId="7A995F8F" w16cid:durableId="6A64B435"/>
  <w16cid:commentId w16cid:paraId="65DA0022" w16cid:durableId="5E19741B"/>
  <w16cid:commentId w16cid:paraId="0F31AB3E" w16cid:durableId="373A15EF"/>
  <w16cid:commentId w16cid:paraId="5C633FCE" w16cid:durableId="4757B93D"/>
  <w16cid:commentId w16cid:paraId="6D9110CE" w16cid:durableId="5A8EDEBE"/>
  <w16cid:commentId w16cid:paraId="40241216" w16cid:durableId="36546D93"/>
  <w16cid:commentId w16cid:paraId="71CF73FC" w16cid:durableId="20F1A403"/>
  <w16cid:commentId w16cid:paraId="263476FC" w16cid:durableId="265EDCD5"/>
  <w16cid:commentId w16cid:paraId="0C0ADC7D" w16cid:durableId="18300991"/>
  <w16cid:commentId w16cid:paraId="0F4D2D7F" w16cid:durableId="1214426E"/>
  <w16cid:commentId w16cid:paraId="36E10E89" w16cid:durableId="068160CC"/>
  <w16cid:commentId w16cid:paraId="7D9359EB" w16cid:durableId="2E898997"/>
  <w16cid:commentId w16cid:paraId="5047DE90" w16cid:durableId="53C60BB0"/>
  <w16cid:commentId w16cid:paraId="66409B16" w16cid:durableId="79E20CD1"/>
  <w16cid:commentId w16cid:paraId="6F29D473" w16cid:durableId="5FA2649E"/>
  <w16cid:commentId w16cid:paraId="79F5F454" w16cid:durableId="2DBDB09C"/>
  <w16cid:commentId w16cid:paraId="5F45F19D" w16cid:durableId="574FBE94"/>
  <w16cid:commentId w16cid:paraId="1DEB7193" w16cid:durableId="65FF1449"/>
  <w16cid:commentId w16cid:paraId="31FF79BE" w16cid:durableId="74CDA874"/>
  <w16cid:commentId w16cid:paraId="217423AB" w16cid:durableId="4AD1A1F6"/>
  <w16cid:commentId w16cid:paraId="1F17C18A" w16cid:durableId="21B07899"/>
  <w16cid:commentId w16cid:paraId="634E085E" w16cid:durableId="726C8FFE"/>
  <w16cid:commentId w16cid:paraId="0D15BA03" w16cid:durableId="619E43B5"/>
  <w16cid:commentId w16cid:paraId="5AE4202D" w16cid:durableId="320EC528"/>
  <w16cid:commentId w16cid:paraId="4DD3835F" w16cid:durableId="4702AE53"/>
  <w16cid:commentId w16cid:paraId="0F0C5EE8" w16cid:durableId="4D4992AA"/>
  <w16cid:commentId w16cid:paraId="153369ED" w16cid:durableId="150E0ACE"/>
  <w16cid:commentId w16cid:paraId="4865C38E" w16cid:durableId="6D29B3EC"/>
  <w16cid:commentId w16cid:paraId="6C7F34BB" w16cid:durableId="3E3130E4"/>
  <w16cid:commentId w16cid:paraId="2E06552F" w16cid:durableId="782658C6"/>
  <w16cid:commentId w16cid:paraId="6E002DCC" w16cid:durableId="4979174F"/>
  <w16cid:commentId w16cid:paraId="0C59AD86" w16cid:durableId="67D548D7"/>
  <w16cid:commentId w16cid:paraId="77B487B1" w16cid:durableId="7ACEF43C"/>
  <w16cid:commentId w16cid:paraId="0C7EFBD5" w16cid:durableId="157874FE"/>
  <w16cid:commentId w16cid:paraId="5F90BB3F" w16cid:durableId="06EE6157"/>
  <w16cid:commentId w16cid:paraId="445F9EAB" w16cid:durableId="50B61714"/>
  <w16cid:commentId w16cid:paraId="3F7127CD" w16cid:durableId="03C7E3C9"/>
  <w16cid:commentId w16cid:paraId="6C0C7AF0" w16cid:durableId="4A5125EA"/>
  <w16cid:commentId w16cid:paraId="12EE0F6C" w16cid:durableId="3918C373"/>
  <w16cid:commentId w16cid:paraId="439A44B1" w16cid:durableId="6BCA9102"/>
  <w16cid:commentId w16cid:paraId="0D6B8E81" w16cid:durableId="01158889"/>
  <w16cid:commentId w16cid:paraId="3DD617A9" w16cid:durableId="317721AD"/>
  <w16cid:commentId w16cid:paraId="6A5C211B" w16cid:durableId="0ED7F146"/>
  <w16cid:commentId w16cid:paraId="517A0567" w16cid:durableId="259C500F"/>
  <w16cid:commentId w16cid:paraId="357A41D4" w16cid:durableId="398AF161"/>
  <w16cid:commentId w16cid:paraId="721C6EE2" w16cid:durableId="702A433E"/>
  <w16cid:commentId w16cid:paraId="61943B64" w16cid:durableId="1200ED09"/>
  <w16cid:commentId w16cid:paraId="176E363C" w16cid:durableId="082B1114"/>
  <w16cid:commentId w16cid:paraId="2309F3F8" w16cid:durableId="09B0CF71"/>
  <w16cid:commentId w16cid:paraId="38AE8FE3" w16cid:durableId="6190CDE6"/>
  <w16cid:commentId w16cid:paraId="5E3E1526" w16cid:durableId="7807D0B1"/>
  <w16cid:commentId w16cid:paraId="249566FB" w16cid:durableId="5F9E9768"/>
  <w16cid:commentId w16cid:paraId="372E57F3" w16cid:durableId="1AF8BBD4"/>
  <w16cid:commentId w16cid:paraId="3980AACE" w16cid:durableId="631A4CF3"/>
  <w16cid:commentId w16cid:paraId="3A923A73" w16cid:durableId="5611BE30"/>
  <w16cid:commentId w16cid:paraId="640EFA43" w16cid:durableId="150ADAAB"/>
  <w16cid:commentId w16cid:paraId="77A62214" w16cid:durableId="67036C49"/>
  <w16cid:commentId w16cid:paraId="3B7646D0" w16cid:durableId="24DE9D94"/>
  <w16cid:commentId w16cid:paraId="43FC259E" w16cid:durableId="098B1C41"/>
  <w16cid:commentId w16cid:paraId="67BB8521" w16cid:durableId="36EA10A4"/>
  <w16cid:commentId w16cid:paraId="4781771E" w16cid:durableId="79C3BFAF"/>
  <w16cid:commentId w16cid:paraId="7D5296FB" w16cid:durableId="0FD90AFB"/>
  <w16cid:commentId w16cid:paraId="647716AA" w16cid:durableId="50924AF2"/>
  <w16cid:commentId w16cid:paraId="6D0132D8" w16cid:durableId="6991737E"/>
  <w16cid:commentId w16cid:paraId="7542964B" w16cid:durableId="1D4E1ED0"/>
  <w16cid:commentId w16cid:paraId="04477E8A" w16cid:durableId="7A8691E2"/>
  <w16cid:commentId w16cid:paraId="732D8DA5" w16cid:durableId="21D7F7C2"/>
  <w16cid:commentId w16cid:paraId="732534DA" w16cid:durableId="6BEB0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8942F" w14:textId="77777777" w:rsidR="002326EB" w:rsidRDefault="002326EB" w:rsidP="004E0509">
      <w:pPr>
        <w:spacing w:after="0"/>
      </w:pPr>
      <w:r>
        <w:separator/>
      </w:r>
    </w:p>
  </w:endnote>
  <w:endnote w:type="continuationSeparator" w:id="0">
    <w:p w14:paraId="5DA61880" w14:textId="77777777" w:rsidR="002326EB" w:rsidRDefault="002326EB" w:rsidP="004E05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0D8C4" w14:textId="77777777" w:rsidR="002326EB" w:rsidRDefault="002326EB" w:rsidP="004E0509">
      <w:pPr>
        <w:spacing w:after="0"/>
      </w:pPr>
      <w:r>
        <w:separator/>
      </w:r>
    </w:p>
  </w:footnote>
  <w:footnote w:type="continuationSeparator" w:id="0">
    <w:p w14:paraId="78D0D335" w14:textId="77777777" w:rsidR="002326EB" w:rsidRDefault="002326EB" w:rsidP="004E0509">
      <w:pPr>
        <w:spacing w:after="0"/>
      </w:pPr>
      <w:r>
        <w:continuationSeparator/>
      </w:r>
    </w:p>
  </w:footnote>
  <w:footnote w:id="1">
    <w:p w14:paraId="2865A6B1" w14:textId="05D7FDDC" w:rsidR="004E0509" w:rsidRDefault="004E0509">
      <w:pPr>
        <w:pStyle w:val="FootnoteText"/>
      </w:pPr>
      <w:r w:rsidRPr="00924E4C">
        <w:rPr>
          <w:rStyle w:val="FootnoteReference"/>
        </w:rPr>
        <w:footnoteRef/>
      </w:r>
      <w:r>
        <w:t xml:space="preserve"> </w:t>
      </w:r>
      <w:r w:rsidRPr="004E0509">
        <w:t>However, if the condition in eq. (6) does not hold, the estimates (eq. (7)) are misleading (Meyer and Mittag,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3783C"/>
    <w:multiLevelType w:val="hybridMultilevel"/>
    <w:tmpl w:val="8D4624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4E719F"/>
    <w:multiLevelType w:val="hybridMultilevel"/>
    <w:tmpl w:val="53F07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9E5B88"/>
    <w:multiLevelType w:val="hybridMultilevel"/>
    <w:tmpl w:val="864A6064"/>
    <w:lvl w:ilvl="0" w:tplc="F11A31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AA41D1"/>
    <w:multiLevelType w:val="hybridMultilevel"/>
    <w:tmpl w:val="8D462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6C69FE"/>
    <w:multiLevelType w:val="hybridMultilevel"/>
    <w:tmpl w:val="3468E20C"/>
    <w:lvl w:ilvl="0" w:tplc="3C226306">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4F2200"/>
    <w:multiLevelType w:val="hybridMultilevel"/>
    <w:tmpl w:val="304C1E60"/>
    <w:lvl w:ilvl="0" w:tplc="D1D43DC4">
      <w:start w:val="1"/>
      <w:numFmt w:val="decimal"/>
      <w:lvlText w:val="%1)"/>
      <w:lvlJc w:val="left"/>
      <w:pPr>
        <w:ind w:left="1020" w:hanging="360"/>
      </w:pPr>
    </w:lvl>
    <w:lvl w:ilvl="1" w:tplc="D1ECF0D2">
      <w:start w:val="1"/>
      <w:numFmt w:val="decimal"/>
      <w:lvlText w:val="%2)"/>
      <w:lvlJc w:val="left"/>
      <w:pPr>
        <w:ind w:left="1020" w:hanging="360"/>
      </w:pPr>
    </w:lvl>
    <w:lvl w:ilvl="2" w:tplc="5AA00A9A">
      <w:start w:val="1"/>
      <w:numFmt w:val="decimal"/>
      <w:lvlText w:val="%3)"/>
      <w:lvlJc w:val="left"/>
      <w:pPr>
        <w:ind w:left="1020" w:hanging="360"/>
      </w:pPr>
    </w:lvl>
    <w:lvl w:ilvl="3" w:tplc="F9A6E0CA">
      <w:start w:val="1"/>
      <w:numFmt w:val="decimal"/>
      <w:lvlText w:val="%4)"/>
      <w:lvlJc w:val="left"/>
      <w:pPr>
        <w:ind w:left="1020" w:hanging="360"/>
      </w:pPr>
    </w:lvl>
    <w:lvl w:ilvl="4" w:tplc="309410F0">
      <w:start w:val="1"/>
      <w:numFmt w:val="decimal"/>
      <w:lvlText w:val="%5)"/>
      <w:lvlJc w:val="left"/>
      <w:pPr>
        <w:ind w:left="1020" w:hanging="360"/>
      </w:pPr>
    </w:lvl>
    <w:lvl w:ilvl="5" w:tplc="32DC9592">
      <w:start w:val="1"/>
      <w:numFmt w:val="decimal"/>
      <w:lvlText w:val="%6)"/>
      <w:lvlJc w:val="left"/>
      <w:pPr>
        <w:ind w:left="1020" w:hanging="360"/>
      </w:pPr>
    </w:lvl>
    <w:lvl w:ilvl="6" w:tplc="9474C742">
      <w:start w:val="1"/>
      <w:numFmt w:val="decimal"/>
      <w:lvlText w:val="%7)"/>
      <w:lvlJc w:val="left"/>
      <w:pPr>
        <w:ind w:left="1020" w:hanging="360"/>
      </w:pPr>
    </w:lvl>
    <w:lvl w:ilvl="7" w:tplc="E9027190">
      <w:start w:val="1"/>
      <w:numFmt w:val="decimal"/>
      <w:lvlText w:val="%8)"/>
      <w:lvlJc w:val="left"/>
      <w:pPr>
        <w:ind w:left="1020" w:hanging="360"/>
      </w:pPr>
    </w:lvl>
    <w:lvl w:ilvl="8" w:tplc="0CD467D2">
      <w:start w:val="1"/>
      <w:numFmt w:val="decimal"/>
      <w:lvlText w:val="%9)"/>
      <w:lvlJc w:val="left"/>
      <w:pPr>
        <w:ind w:left="1020" w:hanging="360"/>
      </w:pPr>
    </w:lvl>
  </w:abstractNum>
  <w:num w:numId="1" w16cid:durableId="1807117852">
    <w:abstractNumId w:val="2"/>
  </w:num>
  <w:num w:numId="2" w16cid:durableId="1612934048">
    <w:abstractNumId w:val="1"/>
  </w:num>
  <w:num w:numId="3" w16cid:durableId="1459446109">
    <w:abstractNumId w:val="4"/>
  </w:num>
  <w:num w:numId="4" w16cid:durableId="764572916">
    <w:abstractNumId w:val="5"/>
  </w:num>
  <w:num w:numId="5" w16cid:durableId="1409814116">
    <w:abstractNumId w:val="3"/>
  </w:num>
  <w:num w:numId="6" w16cid:durableId="16724852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rner, Elisabeth Leigh Perkins   (CIFOR)">
    <w15:presenceInfo w15:providerId="AD" w15:userId="S::E.Garner@cgiar.org::8debf084-8808-45e9-9386-3ae0b1c79bea"/>
  </w15:person>
  <w15:person w15:author="Hale Ann Tufan">
    <w15:presenceInfo w15:providerId="AD" w15:userId="S::hat36@cornell.edu::4d979061-5aae-437d-8369-0c1bea95c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04228"/>
    <w:rsid w:val="00006759"/>
    <w:rsid w:val="00010918"/>
    <w:rsid w:val="00012F0F"/>
    <w:rsid w:val="000157EC"/>
    <w:rsid w:val="00020B8C"/>
    <w:rsid w:val="00031109"/>
    <w:rsid w:val="000321DF"/>
    <w:rsid w:val="00037A16"/>
    <w:rsid w:val="000453BC"/>
    <w:rsid w:val="00052A4B"/>
    <w:rsid w:val="00053F30"/>
    <w:rsid w:val="00054DEF"/>
    <w:rsid w:val="000612E6"/>
    <w:rsid w:val="00061E85"/>
    <w:rsid w:val="0006333F"/>
    <w:rsid w:val="00065D36"/>
    <w:rsid w:val="000675FE"/>
    <w:rsid w:val="000747B4"/>
    <w:rsid w:val="00074A20"/>
    <w:rsid w:val="000771F5"/>
    <w:rsid w:val="00082398"/>
    <w:rsid w:val="000834B6"/>
    <w:rsid w:val="0008630C"/>
    <w:rsid w:val="0009493C"/>
    <w:rsid w:val="000A0BC5"/>
    <w:rsid w:val="000A0D6C"/>
    <w:rsid w:val="000A68BA"/>
    <w:rsid w:val="000B4E20"/>
    <w:rsid w:val="000D7024"/>
    <w:rsid w:val="000E0D1B"/>
    <w:rsid w:val="000E540F"/>
    <w:rsid w:val="000E5CD1"/>
    <w:rsid w:val="000E6657"/>
    <w:rsid w:val="000E6CC2"/>
    <w:rsid w:val="000E7574"/>
    <w:rsid w:val="000F1C40"/>
    <w:rsid w:val="000F4FFE"/>
    <w:rsid w:val="000F6715"/>
    <w:rsid w:val="00101AEF"/>
    <w:rsid w:val="00106893"/>
    <w:rsid w:val="00112600"/>
    <w:rsid w:val="001127CF"/>
    <w:rsid w:val="00113577"/>
    <w:rsid w:val="001137BA"/>
    <w:rsid w:val="00113D48"/>
    <w:rsid w:val="001174C0"/>
    <w:rsid w:val="0011760E"/>
    <w:rsid w:val="001236A6"/>
    <w:rsid w:val="001260F9"/>
    <w:rsid w:val="001325FA"/>
    <w:rsid w:val="001424A8"/>
    <w:rsid w:val="0014270F"/>
    <w:rsid w:val="00153B91"/>
    <w:rsid w:val="001604E2"/>
    <w:rsid w:val="001605FB"/>
    <w:rsid w:val="001622E2"/>
    <w:rsid w:val="00162608"/>
    <w:rsid w:val="00175EA3"/>
    <w:rsid w:val="001867F2"/>
    <w:rsid w:val="00190EBB"/>
    <w:rsid w:val="001A201E"/>
    <w:rsid w:val="001A20D9"/>
    <w:rsid w:val="001A44CA"/>
    <w:rsid w:val="001A4AB7"/>
    <w:rsid w:val="001A7749"/>
    <w:rsid w:val="001B4961"/>
    <w:rsid w:val="001B6635"/>
    <w:rsid w:val="001C12BD"/>
    <w:rsid w:val="001D2B0C"/>
    <w:rsid w:val="001D53C7"/>
    <w:rsid w:val="001D6417"/>
    <w:rsid w:val="001E4152"/>
    <w:rsid w:val="001E7623"/>
    <w:rsid w:val="001F5986"/>
    <w:rsid w:val="0020055F"/>
    <w:rsid w:val="00202E51"/>
    <w:rsid w:val="00203800"/>
    <w:rsid w:val="00211A59"/>
    <w:rsid w:val="00213D88"/>
    <w:rsid w:val="00215608"/>
    <w:rsid w:val="00216926"/>
    <w:rsid w:val="002235D7"/>
    <w:rsid w:val="00225970"/>
    <w:rsid w:val="002324F5"/>
    <w:rsid w:val="002326EB"/>
    <w:rsid w:val="002379A0"/>
    <w:rsid w:val="00237C20"/>
    <w:rsid w:val="0024483E"/>
    <w:rsid w:val="00245A7B"/>
    <w:rsid w:val="00252230"/>
    <w:rsid w:val="0025418A"/>
    <w:rsid w:val="0026262C"/>
    <w:rsid w:val="002636BF"/>
    <w:rsid w:val="002639A8"/>
    <w:rsid w:val="00265B9C"/>
    <w:rsid w:val="002677E7"/>
    <w:rsid w:val="00274AA7"/>
    <w:rsid w:val="00297431"/>
    <w:rsid w:val="00297CB3"/>
    <w:rsid w:val="002A067E"/>
    <w:rsid w:val="002A152B"/>
    <w:rsid w:val="002A1A8C"/>
    <w:rsid w:val="002A7D7E"/>
    <w:rsid w:val="002C1FB3"/>
    <w:rsid w:val="002C5399"/>
    <w:rsid w:val="002D1AF0"/>
    <w:rsid w:val="002D4A9B"/>
    <w:rsid w:val="002D5EDA"/>
    <w:rsid w:val="002E2671"/>
    <w:rsid w:val="002E7BAE"/>
    <w:rsid w:val="002F54FA"/>
    <w:rsid w:val="002F668F"/>
    <w:rsid w:val="00300752"/>
    <w:rsid w:val="00302928"/>
    <w:rsid w:val="00306CF1"/>
    <w:rsid w:val="00311FF2"/>
    <w:rsid w:val="0031381D"/>
    <w:rsid w:val="00316948"/>
    <w:rsid w:val="0032591F"/>
    <w:rsid w:val="00344A64"/>
    <w:rsid w:val="00347B0A"/>
    <w:rsid w:val="0035039B"/>
    <w:rsid w:val="003559BE"/>
    <w:rsid w:val="00366498"/>
    <w:rsid w:val="00373804"/>
    <w:rsid w:val="00373C14"/>
    <w:rsid w:val="0037580D"/>
    <w:rsid w:val="00393EF2"/>
    <w:rsid w:val="003A1BA4"/>
    <w:rsid w:val="003A32BB"/>
    <w:rsid w:val="003A4136"/>
    <w:rsid w:val="003A6E7A"/>
    <w:rsid w:val="003B1598"/>
    <w:rsid w:val="003B6757"/>
    <w:rsid w:val="003C7AC1"/>
    <w:rsid w:val="003D424A"/>
    <w:rsid w:val="003D58F1"/>
    <w:rsid w:val="003E030B"/>
    <w:rsid w:val="003E0989"/>
    <w:rsid w:val="003E1FEB"/>
    <w:rsid w:val="003E3169"/>
    <w:rsid w:val="003E3E43"/>
    <w:rsid w:val="003E4762"/>
    <w:rsid w:val="003E7051"/>
    <w:rsid w:val="003F6C7C"/>
    <w:rsid w:val="00401989"/>
    <w:rsid w:val="00403028"/>
    <w:rsid w:val="00406A40"/>
    <w:rsid w:val="00414269"/>
    <w:rsid w:val="00415988"/>
    <w:rsid w:val="0042001B"/>
    <w:rsid w:val="004219A8"/>
    <w:rsid w:val="00423436"/>
    <w:rsid w:val="00423667"/>
    <w:rsid w:val="004253D6"/>
    <w:rsid w:val="004253F1"/>
    <w:rsid w:val="004255D4"/>
    <w:rsid w:val="0042574D"/>
    <w:rsid w:val="004302B1"/>
    <w:rsid w:val="00435490"/>
    <w:rsid w:val="00435DC1"/>
    <w:rsid w:val="004423A9"/>
    <w:rsid w:val="00442D50"/>
    <w:rsid w:val="00443C2E"/>
    <w:rsid w:val="00443E84"/>
    <w:rsid w:val="0044562E"/>
    <w:rsid w:val="00445BC0"/>
    <w:rsid w:val="00450643"/>
    <w:rsid w:val="00451CAC"/>
    <w:rsid w:val="004560DF"/>
    <w:rsid w:val="00462644"/>
    <w:rsid w:val="00465AE8"/>
    <w:rsid w:val="004662F3"/>
    <w:rsid w:val="004677A9"/>
    <w:rsid w:val="0047155C"/>
    <w:rsid w:val="00471585"/>
    <w:rsid w:val="00472970"/>
    <w:rsid w:val="004735F3"/>
    <w:rsid w:val="00474370"/>
    <w:rsid w:val="00476F68"/>
    <w:rsid w:val="00477483"/>
    <w:rsid w:val="0047790F"/>
    <w:rsid w:val="0048076E"/>
    <w:rsid w:val="00486A3F"/>
    <w:rsid w:val="004908A8"/>
    <w:rsid w:val="00491E53"/>
    <w:rsid w:val="00492245"/>
    <w:rsid w:val="00492FBC"/>
    <w:rsid w:val="0049727A"/>
    <w:rsid w:val="004A30D4"/>
    <w:rsid w:val="004A635A"/>
    <w:rsid w:val="004A7496"/>
    <w:rsid w:val="004B0CE8"/>
    <w:rsid w:val="004B3FEA"/>
    <w:rsid w:val="004C16EF"/>
    <w:rsid w:val="004D1B5D"/>
    <w:rsid w:val="004D38BB"/>
    <w:rsid w:val="004D3AEF"/>
    <w:rsid w:val="004D673F"/>
    <w:rsid w:val="004E0509"/>
    <w:rsid w:val="004F17F7"/>
    <w:rsid w:val="004F48BE"/>
    <w:rsid w:val="004F5D54"/>
    <w:rsid w:val="005022E5"/>
    <w:rsid w:val="005036D7"/>
    <w:rsid w:val="00513537"/>
    <w:rsid w:val="005139E4"/>
    <w:rsid w:val="00513E8B"/>
    <w:rsid w:val="005142EE"/>
    <w:rsid w:val="00514AD2"/>
    <w:rsid w:val="0051506D"/>
    <w:rsid w:val="0052051B"/>
    <w:rsid w:val="00521282"/>
    <w:rsid w:val="005253E2"/>
    <w:rsid w:val="00525AB5"/>
    <w:rsid w:val="00527269"/>
    <w:rsid w:val="00533E63"/>
    <w:rsid w:val="00534AB1"/>
    <w:rsid w:val="00541B96"/>
    <w:rsid w:val="0054273D"/>
    <w:rsid w:val="005449F4"/>
    <w:rsid w:val="005466DF"/>
    <w:rsid w:val="00547D62"/>
    <w:rsid w:val="00552D3E"/>
    <w:rsid w:val="0055540D"/>
    <w:rsid w:val="0056017F"/>
    <w:rsid w:val="00560CD5"/>
    <w:rsid w:val="00567338"/>
    <w:rsid w:val="00571669"/>
    <w:rsid w:val="00571E36"/>
    <w:rsid w:val="00574E40"/>
    <w:rsid w:val="00575BE0"/>
    <w:rsid w:val="0057627E"/>
    <w:rsid w:val="005766DF"/>
    <w:rsid w:val="0057787B"/>
    <w:rsid w:val="005779A7"/>
    <w:rsid w:val="00580142"/>
    <w:rsid w:val="00581B8D"/>
    <w:rsid w:val="00584824"/>
    <w:rsid w:val="00591468"/>
    <w:rsid w:val="005931F2"/>
    <w:rsid w:val="005A6839"/>
    <w:rsid w:val="005B0D86"/>
    <w:rsid w:val="005B4197"/>
    <w:rsid w:val="005B4363"/>
    <w:rsid w:val="005B5F44"/>
    <w:rsid w:val="005C4DE0"/>
    <w:rsid w:val="005D1EFD"/>
    <w:rsid w:val="005D1FDE"/>
    <w:rsid w:val="005E38EA"/>
    <w:rsid w:val="005F016F"/>
    <w:rsid w:val="005F0EE8"/>
    <w:rsid w:val="005F4DF2"/>
    <w:rsid w:val="00604FA0"/>
    <w:rsid w:val="00611F53"/>
    <w:rsid w:val="00631F60"/>
    <w:rsid w:val="006342B7"/>
    <w:rsid w:val="006357D6"/>
    <w:rsid w:val="00635A9A"/>
    <w:rsid w:val="006405CA"/>
    <w:rsid w:val="006533AB"/>
    <w:rsid w:val="00653B4D"/>
    <w:rsid w:val="006549CE"/>
    <w:rsid w:val="006618D6"/>
    <w:rsid w:val="006631CF"/>
    <w:rsid w:val="0067044A"/>
    <w:rsid w:val="00671DC6"/>
    <w:rsid w:val="006757D7"/>
    <w:rsid w:val="00676730"/>
    <w:rsid w:val="00686DB2"/>
    <w:rsid w:val="006875EF"/>
    <w:rsid w:val="00696B65"/>
    <w:rsid w:val="006A03A5"/>
    <w:rsid w:val="006A4D02"/>
    <w:rsid w:val="006B0D23"/>
    <w:rsid w:val="006B1F6A"/>
    <w:rsid w:val="006C2265"/>
    <w:rsid w:val="006C3BBA"/>
    <w:rsid w:val="006C5681"/>
    <w:rsid w:val="006D1300"/>
    <w:rsid w:val="006D1F3C"/>
    <w:rsid w:val="006D308C"/>
    <w:rsid w:val="006D459C"/>
    <w:rsid w:val="006F075B"/>
    <w:rsid w:val="006F2AE7"/>
    <w:rsid w:val="006F4C94"/>
    <w:rsid w:val="0070496B"/>
    <w:rsid w:val="00705577"/>
    <w:rsid w:val="007124A9"/>
    <w:rsid w:val="00712FDE"/>
    <w:rsid w:val="00712FE8"/>
    <w:rsid w:val="007259AB"/>
    <w:rsid w:val="007260E5"/>
    <w:rsid w:val="00732B35"/>
    <w:rsid w:val="00742D86"/>
    <w:rsid w:val="00746B3A"/>
    <w:rsid w:val="00746E49"/>
    <w:rsid w:val="00755195"/>
    <w:rsid w:val="00756424"/>
    <w:rsid w:val="00760A31"/>
    <w:rsid w:val="00767B6B"/>
    <w:rsid w:val="007729EE"/>
    <w:rsid w:val="00776D9F"/>
    <w:rsid w:val="007772B2"/>
    <w:rsid w:val="00781976"/>
    <w:rsid w:val="00783642"/>
    <w:rsid w:val="00785183"/>
    <w:rsid w:val="007870B7"/>
    <w:rsid w:val="00790A91"/>
    <w:rsid w:val="0079272D"/>
    <w:rsid w:val="00796C96"/>
    <w:rsid w:val="007A0808"/>
    <w:rsid w:val="007A2438"/>
    <w:rsid w:val="007A6122"/>
    <w:rsid w:val="007B13EA"/>
    <w:rsid w:val="007B3CFC"/>
    <w:rsid w:val="007B5093"/>
    <w:rsid w:val="007C106C"/>
    <w:rsid w:val="007C4187"/>
    <w:rsid w:val="007C779E"/>
    <w:rsid w:val="007D1238"/>
    <w:rsid w:val="007D439A"/>
    <w:rsid w:val="007D4EB4"/>
    <w:rsid w:val="007D5C11"/>
    <w:rsid w:val="007D65C3"/>
    <w:rsid w:val="007E087B"/>
    <w:rsid w:val="007E0889"/>
    <w:rsid w:val="007E2193"/>
    <w:rsid w:val="007E4319"/>
    <w:rsid w:val="007E46F0"/>
    <w:rsid w:val="007E4D13"/>
    <w:rsid w:val="007E7520"/>
    <w:rsid w:val="007F0614"/>
    <w:rsid w:val="007F1336"/>
    <w:rsid w:val="007F30CC"/>
    <w:rsid w:val="00804EF7"/>
    <w:rsid w:val="00805316"/>
    <w:rsid w:val="008134D9"/>
    <w:rsid w:val="008143D6"/>
    <w:rsid w:val="00816164"/>
    <w:rsid w:val="00824722"/>
    <w:rsid w:val="008274F4"/>
    <w:rsid w:val="00832224"/>
    <w:rsid w:val="00833144"/>
    <w:rsid w:val="0083414A"/>
    <w:rsid w:val="008360DA"/>
    <w:rsid w:val="00836195"/>
    <w:rsid w:val="00840493"/>
    <w:rsid w:val="00844473"/>
    <w:rsid w:val="00847DC1"/>
    <w:rsid w:val="00852392"/>
    <w:rsid w:val="00857677"/>
    <w:rsid w:val="008770A3"/>
    <w:rsid w:val="0087768B"/>
    <w:rsid w:val="00883491"/>
    <w:rsid w:val="00884CE6"/>
    <w:rsid w:val="00887510"/>
    <w:rsid w:val="00891739"/>
    <w:rsid w:val="00891D6D"/>
    <w:rsid w:val="00894111"/>
    <w:rsid w:val="008960A1"/>
    <w:rsid w:val="008A1C80"/>
    <w:rsid w:val="008A1E6E"/>
    <w:rsid w:val="008B37FB"/>
    <w:rsid w:val="008B4E36"/>
    <w:rsid w:val="008B5379"/>
    <w:rsid w:val="008C18BC"/>
    <w:rsid w:val="008C4E89"/>
    <w:rsid w:val="008C6626"/>
    <w:rsid w:val="008D032E"/>
    <w:rsid w:val="008D0DD5"/>
    <w:rsid w:val="008D7733"/>
    <w:rsid w:val="008E1413"/>
    <w:rsid w:val="008E1558"/>
    <w:rsid w:val="008E3287"/>
    <w:rsid w:val="008E64A5"/>
    <w:rsid w:val="008E73EB"/>
    <w:rsid w:val="008F088F"/>
    <w:rsid w:val="008F4AB3"/>
    <w:rsid w:val="008F553E"/>
    <w:rsid w:val="00903486"/>
    <w:rsid w:val="00906CE6"/>
    <w:rsid w:val="00913220"/>
    <w:rsid w:val="009136C0"/>
    <w:rsid w:val="00914AFF"/>
    <w:rsid w:val="00914E3A"/>
    <w:rsid w:val="00924E4C"/>
    <w:rsid w:val="00925089"/>
    <w:rsid w:val="00927A60"/>
    <w:rsid w:val="00931813"/>
    <w:rsid w:val="009327A1"/>
    <w:rsid w:val="00940296"/>
    <w:rsid w:val="00951B62"/>
    <w:rsid w:val="00957351"/>
    <w:rsid w:val="009576A8"/>
    <w:rsid w:val="00970FD3"/>
    <w:rsid w:val="00974B26"/>
    <w:rsid w:val="00976AE6"/>
    <w:rsid w:val="00977D1C"/>
    <w:rsid w:val="00984753"/>
    <w:rsid w:val="00996A8F"/>
    <w:rsid w:val="009A150A"/>
    <w:rsid w:val="009B5B55"/>
    <w:rsid w:val="009B7C5F"/>
    <w:rsid w:val="009C1133"/>
    <w:rsid w:val="009C7B48"/>
    <w:rsid w:val="009D0474"/>
    <w:rsid w:val="009D0606"/>
    <w:rsid w:val="009D080C"/>
    <w:rsid w:val="009D3E80"/>
    <w:rsid w:val="009D4EEB"/>
    <w:rsid w:val="009D6029"/>
    <w:rsid w:val="009D7BD4"/>
    <w:rsid w:val="009E7CEC"/>
    <w:rsid w:val="009F1BBB"/>
    <w:rsid w:val="009F3F67"/>
    <w:rsid w:val="009F6765"/>
    <w:rsid w:val="009F7135"/>
    <w:rsid w:val="009F7EAA"/>
    <w:rsid w:val="00A23F6E"/>
    <w:rsid w:val="00A242C5"/>
    <w:rsid w:val="00A26F24"/>
    <w:rsid w:val="00A311DC"/>
    <w:rsid w:val="00A333FA"/>
    <w:rsid w:val="00A33812"/>
    <w:rsid w:val="00A34F3C"/>
    <w:rsid w:val="00A357EF"/>
    <w:rsid w:val="00A41F5A"/>
    <w:rsid w:val="00A437BA"/>
    <w:rsid w:val="00A43DCD"/>
    <w:rsid w:val="00A44981"/>
    <w:rsid w:val="00A532AE"/>
    <w:rsid w:val="00A54D14"/>
    <w:rsid w:val="00A56914"/>
    <w:rsid w:val="00A56BCD"/>
    <w:rsid w:val="00A60E12"/>
    <w:rsid w:val="00A6239B"/>
    <w:rsid w:val="00A63608"/>
    <w:rsid w:val="00A72E82"/>
    <w:rsid w:val="00A7344D"/>
    <w:rsid w:val="00A73F2A"/>
    <w:rsid w:val="00A95209"/>
    <w:rsid w:val="00AA1027"/>
    <w:rsid w:val="00AA73BB"/>
    <w:rsid w:val="00AB3AC0"/>
    <w:rsid w:val="00AB3AF0"/>
    <w:rsid w:val="00AC7C0F"/>
    <w:rsid w:val="00AD0A23"/>
    <w:rsid w:val="00AD54CD"/>
    <w:rsid w:val="00AD6941"/>
    <w:rsid w:val="00AE1BA6"/>
    <w:rsid w:val="00AE2A15"/>
    <w:rsid w:val="00AE490C"/>
    <w:rsid w:val="00AE4AD4"/>
    <w:rsid w:val="00AE5CC2"/>
    <w:rsid w:val="00AE6F9F"/>
    <w:rsid w:val="00AF2278"/>
    <w:rsid w:val="00AF3CC5"/>
    <w:rsid w:val="00AF6D5F"/>
    <w:rsid w:val="00B03065"/>
    <w:rsid w:val="00B04551"/>
    <w:rsid w:val="00B05582"/>
    <w:rsid w:val="00B1406D"/>
    <w:rsid w:val="00B146CE"/>
    <w:rsid w:val="00B26648"/>
    <w:rsid w:val="00B3282D"/>
    <w:rsid w:val="00B3600C"/>
    <w:rsid w:val="00B41A0E"/>
    <w:rsid w:val="00B4562D"/>
    <w:rsid w:val="00B54406"/>
    <w:rsid w:val="00B56038"/>
    <w:rsid w:val="00B612BC"/>
    <w:rsid w:val="00B64BB9"/>
    <w:rsid w:val="00B66970"/>
    <w:rsid w:val="00B73274"/>
    <w:rsid w:val="00B75A30"/>
    <w:rsid w:val="00B77571"/>
    <w:rsid w:val="00B82628"/>
    <w:rsid w:val="00B8425B"/>
    <w:rsid w:val="00B855D5"/>
    <w:rsid w:val="00B87074"/>
    <w:rsid w:val="00BA08E7"/>
    <w:rsid w:val="00BA13B2"/>
    <w:rsid w:val="00BA597B"/>
    <w:rsid w:val="00BB2C47"/>
    <w:rsid w:val="00BB4AF1"/>
    <w:rsid w:val="00BB62FE"/>
    <w:rsid w:val="00BC045D"/>
    <w:rsid w:val="00BC44C3"/>
    <w:rsid w:val="00BC589A"/>
    <w:rsid w:val="00BC5A5A"/>
    <w:rsid w:val="00BC5D7F"/>
    <w:rsid w:val="00BC61F9"/>
    <w:rsid w:val="00BD217B"/>
    <w:rsid w:val="00BD271F"/>
    <w:rsid w:val="00BD28F2"/>
    <w:rsid w:val="00BD3C3D"/>
    <w:rsid w:val="00BD4275"/>
    <w:rsid w:val="00BE0C1D"/>
    <w:rsid w:val="00BE31CA"/>
    <w:rsid w:val="00BE4DC4"/>
    <w:rsid w:val="00BE7A7E"/>
    <w:rsid w:val="00BF4FD5"/>
    <w:rsid w:val="00BF6606"/>
    <w:rsid w:val="00C019D9"/>
    <w:rsid w:val="00C055EA"/>
    <w:rsid w:val="00C1585C"/>
    <w:rsid w:val="00C16558"/>
    <w:rsid w:val="00C31722"/>
    <w:rsid w:val="00C3241E"/>
    <w:rsid w:val="00C32CD3"/>
    <w:rsid w:val="00C3304C"/>
    <w:rsid w:val="00C34B2D"/>
    <w:rsid w:val="00C34F92"/>
    <w:rsid w:val="00C37894"/>
    <w:rsid w:val="00C44880"/>
    <w:rsid w:val="00C45DE6"/>
    <w:rsid w:val="00C45FE7"/>
    <w:rsid w:val="00C52FF0"/>
    <w:rsid w:val="00C615DA"/>
    <w:rsid w:val="00C6225A"/>
    <w:rsid w:val="00C64BBD"/>
    <w:rsid w:val="00C67DCB"/>
    <w:rsid w:val="00C765A3"/>
    <w:rsid w:val="00C77CCC"/>
    <w:rsid w:val="00C8390C"/>
    <w:rsid w:val="00C842E9"/>
    <w:rsid w:val="00C848EA"/>
    <w:rsid w:val="00C8767D"/>
    <w:rsid w:val="00C93142"/>
    <w:rsid w:val="00C96430"/>
    <w:rsid w:val="00CA113F"/>
    <w:rsid w:val="00CA5546"/>
    <w:rsid w:val="00CB1FB5"/>
    <w:rsid w:val="00CB3E7C"/>
    <w:rsid w:val="00CC2DA5"/>
    <w:rsid w:val="00CD1DF7"/>
    <w:rsid w:val="00CD29BE"/>
    <w:rsid w:val="00CD6082"/>
    <w:rsid w:val="00CE1332"/>
    <w:rsid w:val="00CE5054"/>
    <w:rsid w:val="00CE78C2"/>
    <w:rsid w:val="00D03324"/>
    <w:rsid w:val="00D124A8"/>
    <w:rsid w:val="00D22356"/>
    <w:rsid w:val="00D27A71"/>
    <w:rsid w:val="00D30209"/>
    <w:rsid w:val="00D36691"/>
    <w:rsid w:val="00D40C6C"/>
    <w:rsid w:val="00D428BA"/>
    <w:rsid w:val="00D432EC"/>
    <w:rsid w:val="00D433AA"/>
    <w:rsid w:val="00D44776"/>
    <w:rsid w:val="00D514AF"/>
    <w:rsid w:val="00D5570D"/>
    <w:rsid w:val="00D602B8"/>
    <w:rsid w:val="00D62D9B"/>
    <w:rsid w:val="00D636B6"/>
    <w:rsid w:val="00D64E81"/>
    <w:rsid w:val="00D66090"/>
    <w:rsid w:val="00D66AF8"/>
    <w:rsid w:val="00D67C9D"/>
    <w:rsid w:val="00D70258"/>
    <w:rsid w:val="00D7434A"/>
    <w:rsid w:val="00D76555"/>
    <w:rsid w:val="00D822D6"/>
    <w:rsid w:val="00D83D4D"/>
    <w:rsid w:val="00D8589D"/>
    <w:rsid w:val="00D93A46"/>
    <w:rsid w:val="00D971BA"/>
    <w:rsid w:val="00DA0536"/>
    <w:rsid w:val="00DA0B8F"/>
    <w:rsid w:val="00DA0C96"/>
    <w:rsid w:val="00DA4BF7"/>
    <w:rsid w:val="00DA5ED7"/>
    <w:rsid w:val="00DB4B7C"/>
    <w:rsid w:val="00DC0180"/>
    <w:rsid w:val="00DC0254"/>
    <w:rsid w:val="00DC1860"/>
    <w:rsid w:val="00DC34F7"/>
    <w:rsid w:val="00DD008C"/>
    <w:rsid w:val="00DD34EA"/>
    <w:rsid w:val="00DE0408"/>
    <w:rsid w:val="00DE158A"/>
    <w:rsid w:val="00DE35B2"/>
    <w:rsid w:val="00DE40DE"/>
    <w:rsid w:val="00DF2405"/>
    <w:rsid w:val="00DF32EA"/>
    <w:rsid w:val="00DF358D"/>
    <w:rsid w:val="00E04693"/>
    <w:rsid w:val="00E10AAF"/>
    <w:rsid w:val="00E116C1"/>
    <w:rsid w:val="00E16309"/>
    <w:rsid w:val="00E258C9"/>
    <w:rsid w:val="00E37CE5"/>
    <w:rsid w:val="00E42206"/>
    <w:rsid w:val="00E43891"/>
    <w:rsid w:val="00E43FCA"/>
    <w:rsid w:val="00E45C5C"/>
    <w:rsid w:val="00E54761"/>
    <w:rsid w:val="00E578F5"/>
    <w:rsid w:val="00E6273B"/>
    <w:rsid w:val="00E731CD"/>
    <w:rsid w:val="00E7659A"/>
    <w:rsid w:val="00E80321"/>
    <w:rsid w:val="00E83176"/>
    <w:rsid w:val="00E871D4"/>
    <w:rsid w:val="00E875D2"/>
    <w:rsid w:val="00E87B58"/>
    <w:rsid w:val="00E9005A"/>
    <w:rsid w:val="00E92A2D"/>
    <w:rsid w:val="00E93148"/>
    <w:rsid w:val="00E93C07"/>
    <w:rsid w:val="00E95C3D"/>
    <w:rsid w:val="00EA0117"/>
    <w:rsid w:val="00EA0518"/>
    <w:rsid w:val="00EA28BA"/>
    <w:rsid w:val="00EA36D3"/>
    <w:rsid w:val="00EA45FF"/>
    <w:rsid w:val="00EB0384"/>
    <w:rsid w:val="00EB08C4"/>
    <w:rsid w:val="00EB6003"/>
    <w:rsid w:val="00EC0779"/>
    <w:rsid w:val="00ED01FF"/>
    <w:rsid w:val="00ED359F"/>
    <w:rsid w:val="00ED4F52"/>
    <w:rsid w:val="00EE3C58"/>
    <w:rsid w:val="00EE44DA"/>
    <w:rsid w:val="00EE4A0B"/>
    <w:rsid w:val="00EF7CCD"/>
    <w:rsid w:val="00F01934"/>
    <w:rsid w:val="00F04A07"/>
    <w:rsid w:val="00F06AD9"/>
    <w:rsid w:val="00F12974"/>
    <w:rsid w:val="00F12D44"/>
    <w:rsid w:val="00F14417"/>
    <w:rsid w:val="00F27D2B"/>
    <w:rsid w:val="00F32210"/>
    <w:rsid w:val="00F36DBD"/>
    <w:rsid w:val="00F47973"/>
    <w:rsid w:val="00F5236C"/>
    <w:rsid w:val="00F53DC9"/>
    <w:rsid w:val="00F5446A"/>
    <w:rsid w:val="00F55CA4"/>
    <w:rsid w:val="00F575C5"/>
    <w:rsid w:val="00F6094B"/>
    <w:rsid w:val="00F65020"/>
    <w:rsid w:val="00F6537C"/>
    <w:rsid w:val="00F7148D"/>
    <w:rsid w:val="00F72BC5"/>
    <w:rsid w:val="00F7330B"/>
    <w:rsid w:val="00F936BB"/>
    <w:rsid w:val="00F976EC"/>
    <w:rsid w:val="00FA69A4"/>
    <w:rsid w:val="00FA6BDC"/>
    <w:rsid w:val="00FA78A7"/>
    <w:rsid w:val="00FB1890"/>
    <w:rsid w:val="00FB19BC"/>
    <w:rsid w:val="00FB3A4F"/>
    <w:rsid w:val="00FB4496"/>
    <w:rsid w:val="00FB46B8"/>
    <w:rsid w:val="00FB5F8D"/>
    <w:rsid w:val="00FC72BB"/>
    <w:rsid w:val="00FC7452"/>
    <w:rsid w:val="00FC7B3F"/>
    <w:rsid w:val="00FD4468"/>
    <w:rsid w:val="00FD4E58"/>
    <w:rsid w:val="00FD5C16"/>
    <w:rsid w:val="00FE17E1"/>
    <w:rsid w:val="00FE656D"/>
    <w:rsid w:val="00FF09D8"/>
    <w:rsid w:val="00FF105F"/>
    <w:rsid w:val="00FF4934"/>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474"/>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20380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D3AE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ED01F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0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D3AEF"/>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spacing w:after="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character" w:customStyle="1" w:styleId="MTEquationSection">
    <w:name w:val="MTEquationSection"/>
    <w:basedOn w:val="DefaultParagraphFont"/>
    <w:rsid w:val="00FA78A7"/>
    <w:rPr>
      <w:b/>
      <w:bCs/>
      <w:vanish/>
      <w:color w:val="FF0000"/>
    </w:rPr>
  </w:style>
  <w:style w:type="paragraph" w:customStyle="1" w:styleId="MTDisplayEquation">
    <w:name w:val="MTDisplayEquation"/>
    <w:basedOn w:val="Normal"/>
    <w:next w:val="Normal"/>
    <w:link w:val="MTDisplayEquationChar"/>
    <w:rsid w:val="00FA78A7"/>
    <w:pPr>
      <w:tabs>
        <w:tab w:val="center" w:pos="4680"/>
        <w:tab w:val="right" w:pos="9360"/>
      </w:tabs>
    </w:pPr>
  </w:style>
  <w:style w:type="character" w:customStyle="1" w:styleId="MTDisplayEquationChar">
    <w:name w:val="MTDisplayEquation Char"/>
    <w:basedOn w:val="DefaultParagraphFont"/>
    <w:link w:val="MTDisplayEquation"/>
    <w:rsid w:val="00FA78A7"/>
    <w:rPr>
      <w:rFonts w:ascii="Times New Roman" w:hAnsi="Times New Roman"/>
      <w:sz w:val="24"/>
    </w:rPr>
  </w:style>
  <w:style w:type="paragraph" w:customStyle="1" w:styleId="figure">
    <w:name w:val="figure"/>
    <w:basedOn w:val="Heading3"/>
    <w:autoRedefine/>
    <w:qFormat/>
    <w:rsid w:val="004302B1"/>
    <w:pPr>
      <w:spacing w:before="0"/>
    </w:pPr>
    <w:rPr>
      <w:rFonts w:ascii="Times New Roman" w:hAnsi="Times New Roman"/>
      <w:b/>
      <w:color w:val="auto"/>
    </w:rPr>
  </w:style>
  <w:style w:type="character" w:customStyle="1" w:styleId="Heading3Char">
    <w:name w:val="Heading 3 Char"/>
    <w:basedOn w:val="DefaultParagraphFont"/>
    <w:link w:val="Heading3"/>
    <w:uiPriority w:val="9"/>
    <w:semiHidden/>
    <w:rsid w:val="00ED01FF"/>
    <w:rPr>
      <w:rFonts w:asciiTheme="majorHAnsi" w:eastAsiaTheme="majorEastAsia" w:hAnsiTheme="majorHAnsi" w:cstheme="majorBidi"/>
      <w:color w:val="1F3763" w:themeColor="accent1" w:themeShade="7F"/>
      <w:sz w:val="24"/>
      <w:szCs w:val="24"/>
    </w:rPr>
  </w:style>
  <w:style w:type="paragraph" w:customStyle="1" w:styleId="table">
    <w:name w:val="table"/>
    <w:basedOn w:val="figure"/>
    <w:link w:val="tableChar"/>
    <w:autoRedefine/>
    <w:qFormat/>
    <w:rsid w:val="004253D6"/>
  </w:style>
  <w:style w:type="character" w:customStyle="1" w:styleId="tableChar">
    <w:name w:val="table Char"/>
    <w:basedOn w:val="DefaultParagraphFont"/>
    <w:link w:val="table"/>
    <w:rsid w:val="004253D6"/>
    <w:rPr>
      <w:rFonts w:ascii="Times New Roman" w:eastAsiaTheme="majorEastAsia" w:hAnsi="Times New Roman" w:cstheme="majorBidi"/>
      <w:b/>
      <w:sz w:val="24"/>
      <w:szCs w:val="24"/>
    </w:rPr>
  </w:style>
  <w:style w:type="paragraph" w:styleId="ListParagraph">
    <w:name w:val="List Paragraph"/>
    <w:basedOn w:val="Normal"/>
    <w:uiPriority w:val="34"/>
    <w:qFormat/>
    <w:rsid w:val="009D0606"/>
    <w:pPr>
      <w:ind w:left="720"/>
      <w:contextualSpacing/>
    </w:pPr>
  </w:style>
  <w:style w:type="paragraph" w:styleId="FootnoteText">
    <w:name w:val="footnote text"/>
    <w:basedOn w:val="Normal"/>
    <w:link w:val="FootnoteTextChar"/>
    <w:uiPriority w:val="99"/>
    <w:semiHidden/>
    <w:unhideWhenUsed/>
    <w:rsid w:val="004E0509"/>
    <w:pPr>
      <w:spacing w:after="0"/>
    </w:pPr>
    <w:rPr>
      <w:sz w:val="20"/>
      <w:szCs w:val="20"/>
    </w:rPr>
  </w:style>
  <w:style w:type="character" w:customStyle="1" w:styleId="FootnoteTextChar">
    <w:name w:val="Footnote Text Char"/>
    <w:basedOn w:val="DefaultParagraphFont"/>
    <w:link w:val="FootnoteText"/>
    <w:uiPriority w:val="99"/>
    <w:semiHidden/>
    <w:rsid w:val="004E0509"/>
    <w:rPr>
      <w:rFonts w:ascii="Times New Roman" w:hAnsi="Times New Roman"/>
      <w:sz w:val="20"/>
      <w:szCs w:val="20"/>
    </w:rPr>
  </w:style>
  <w:style w:type="character" w:styleId="FootnoteReference">
    <w:name w:val="footnote reference"/>
    <w:basedOn w:val="DefaultParagraphFont"/>
    <w:uiPriority w:val="99"/>
    <w:semiHidden/>
    <w:unhideWhenUsed/>
    <w:rsid w:val="004E0509"/>
    <w:rPr>
      <w:vertAlign w:val="superscript"/>
    </w:rPr>
  </w:style>
  <w:style w:type="paragraph" w:customStyle="1" w:styleId="Note">
    <w:name w:val="Note"/>
    <w:basedOn w:val="Normal"/>
    <w:link w:val="NoteChar"/>
    <w:autoRedefine/>
    <w:qFormat/>
    <w:rsid w:val="0042001B"/>
    <w:pPr>
      <w:spacing w:line="240" w:lineRule="auto"/>
      <w:contextualSpacing/>
    </w:pPr>
    <w:rPr>
      <w:sz w:val="22"/>
      <w:szCs w:val="20"/>
    </w:rPr>
  </w:style>
  <w:style w:type="character" w:customStyle="1" w:styleId="NoteChar">
    <w:name w:val="Note Char"/>
    <w:basedOn w:val="DefaultParagraphFont"/>
    <w:link w:val="Note"/>
    <w:rsid w:val="0042001B"/>
    <w:rPr>
      <w:rFonts w:ascii="Times New Roman" w:hAnsi="Times New Roman"/>
      <w:szCs w:val="20"/>
    </w:rPr>
  </w:style>
  <w:style w:type="paragraph" w:styleId="Revision">
    <w:name w:val="Revision"/>
    <w:hidden/>
    <w:uiPriority w:val="99"/>
    <w:semiHidden/>
    <w:rsid w:val="008A1E6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7A0808"/>
    <w:rPr>
      <w:sz w:val="16"/>
      <w:szCs w:val="16"/>
    </w:rPr>
  </w:style>
  <w:style w:type="paragraph" w:styleId="CommentText">
    <w:name w:val="annotation text"/>
    <w:basedOn w:val="Normal"/>
    <w:link w:val="CommentTextChar"/>
    <w:uiPriority w:val="99"/>
    <w:unhideWhenUsed/>
    <w:rsid w:val="007A0808"/>
    <w:pPr>
      <w:spacing w:line="240" w:lineRule="auto"/>
    </w:pPr>
    <w:rPr>
      <w:sz w:val="20"/>
      <w:szCs w:val="20"/>
    </w:rPr>
  </w:style>
  <w:style w:type="character" w:customStyle="1" w:styleId="CommentTextChar">
    <w:name w:val="Comment Text Char"/>
    <w:basedOn w:val="DefaultParagraphFont"/>
    <w:link w:val="CommentText"/>
    <w:uiPriority w:val="99"/>
    <w:rsid w:val="007A080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A0808"/>
    <w:rPr>
      <w:b/>
      <w:bCs/>
    </w:rPr>
  </w:style>
  <w:style w:type="character" w:customStyle="1" w:styleId="CommentSubjectChar">
    <w:name w:val="Comment Subject Char"/>
    <w:basedOn w:val="CommentTextChar"/>
    <w:link w:val="CommentSubject"/>
    <w:uiPriority w:val="99"/>
    <w:semiHidden/>
    <w:rsid w:val="007A0808"/>
    <w:rPr>
      <w:rFonts w:ascii="Times New Roman" w:hAnsi="Times New Roman"/>
      <w:b/>
      <w:bCs/>
      <w:sz w:val="20"/>
      <w:szCs w:val="20"/>
    </w:rPr>
  </w:style>
  <w:style w:type="character" w:customStyle="1" w:styleId="anchor-text">
    <w:name w:val="anchor-text"/>
    <w:basedOn w:val="DefaultParagraphFont"/>
    <w:rsid w:val="0024483E"/>
  </w:style>
  <w:style w:type="character" w:customStyle="1" w:styleId="list-label">
    <w:name w:val="list-label"/>
    <w:basedOn w:val="DefaultParagraphFont"/>
    <w:rsid w:val="00442D50"/>
  </w:style>
  <w:style w:type="paragraph" w:styleId="NormalWeb">
    <w:name w:val="Normal (Web)"/>
    <w:basedOn w:val="Normal"/>
    <w:uiPriority w:val="99"/>
    <w:unhideWhenUsed/>
    <w:rsid w:val="00442D50"/>
    <w:pPr>
      <w:spacing w:before="100" w:beforeAutospacing="1" w:after="100" w:afterAutospacing="1" w:line="240" w:lineRule="auto"/>
    </w:pPr>
    <w:rPr>
      <w:rFonts w:eastAsia="Times New Roman" w:cs="Times New Roman"/>
      <w:szCs w:val="24"/>
      <w:lang w:eastAsia="en-US"/>
    </w:rPr>
  </w:style>
  <w:style w:type="character" w:styleId="Hyperlink">
    <w:name w:val="Hyperlink"/>
    <w:basedOn w:val="DefaultParagraphFont"/>
    <w:uiPriority w:val="99"/>
    <w:unhideWhenUsed/>
    <w:rsid w:val="00E10AAF"/>
    <w:rPr>
      <w:color w:val="0000FF"/>
      <w:u w:val="single"/>
    </w:rPr>
  </w:style>
  <w:style w:type="character" w:styleId="UnresolvedMention">
    <w:name w:val="Unresolved Mention"/>
    <w:basedOn w:val="DefaultParagraphFont"/>
    <w:uiPriority w:val="99"/>
    <w:semiHidden/>
    <w:unhideWhenUsed/>
    <w:rsid w:val="00E93148"/>
    <w:rPr>
      <w:color w:val="605E5C"/>
      <w:shd w:val="clear" w:color="auto" w:fill="E1DFDD"/>
    </w:rPr>
  </w:style>
  <w:style w:type="character" w:styleId="FollowedHyperlink">
    <w:name w:val="FollowedHyperlink"/>
    <w:basedOn w:val="DefaultParagraphFont"/>
    <w:uiPriority w:val="99"/>
    <w:semiHidden/>
    <w:unhideWhenUsed/>
    <w:rsid w:val="00C34F92"/>
    <w:rPr>
      <w:color w:val="954F72" w:themeColor="followedHyperlink"/>
      <w:u w:val="single"/>
    </w:rPr>
  </w:style>
  <w:style w:type="character" w:styleId="EndnoteReference">
    <w:name w:val="endnote reference"/>
    <w:basedOn w:val="DefaultParagraphFont"/>
    <w:uiPriority w:val="99"/>
    <w:semiHidden/>
    <w:unhideWhenUsed/>
    <w:rsid w:val="00924E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6514">
      <w:bodyDiv w:val="1"/>
      <w:marLeft w:val="0"/>
      <w:marRight w:val="0"/>
      <w:marTop w:val="0"/>
      <w:marBottom w:val="0"/>
      <w:divBdr>
        <w:top w:val="none" w:sz="0" w:space="0" w:color="auto"/>
        <w:left w:val="none" w:sz="0" w:space="0" w:color="auto"/>
        <w:bottom w:val="none" w:sz="0" w:space="0" w:color="auto"/>
        <w:right w:val="none" w:sz="0" w:space="0" w:color="auto"/>
      </w:divBdr>
    </w:div>
    <w:div w:id="302543209">
      <w:bodyDiv w:val="1"/>
      <w:marLeft w:val="0"/>
      <w:marRight w:val="0"/>
      <w:marTop w:val="0"/>
      <w:marBottom w:val="0"/>
      <w:divBdr>
        <w:top w:val="none" w:sz="0" w:space="0" w:color="auto"/>
        <w:left w:val="none" w:sz="0" w:space="0" w:color="auto"/>
        <w:bottom w:val="none" w:sz="0" w:space="0" w:color="auto"/>
        <w:right w:val="none" w:sz="0" w:space="0" w:color="auto"/>
      </w:divBdr>
    </w:div>
    <w:div w:id="330377832">
      <w:bodyDiv w:val="1"/>
      <w:marLeft w:val="0"/>
      <w:marRight w:val="0"/>
      <w:marTop w:val="0"/>
      <w:marBottom w:val="0"/>
      <w:divBdr>
        <w:top w:val="none" w:sz="0" w:space="0" w:color="auto"/>
        <w:left w:val="none" w:sz="0" w:space="0" w:color="auto"/>
        <w:bottom w:val="none" w:sz="0" w:space="0" w:color="auto"/>
        <w:right w:val="none" w:sz="0" w:space="0" w:color="auto"/>
      </w:divBdr>
    </w:div>
    <w:div w:id="437723120">
      <w:bodyDiv w:val="1"/>
      <w:marLeft w:val="0"/>
      <w:marRight w:val="0"/>
      <w:marTop w:val="0"/>
      <w:marBottom w:val="0"/>
      <w:divBdr>
        <w:top w:val="none" w:sz="0" w:space="0" w:color="auto"/>
        <w:left w:val="none" w:sz="0" w:space="0" w:color="auto"/>
        <w:bottom w:val="none" w:sz="0" w:space="0" w:color="auto"/>
        <w:right w:val="none" w:sz="0" w:space="0" w:color="auto"/>
      </w:divBdr>
      <w:divsChild>
        <w:div w:id="632104516">
          <w:marLeft w:val="0"/>
          <w:marRight w:val="0"/>
          <w:marTop w:val="0"/>
          <w:marBottom w:val="0"/>
          <w:divBdr>
            <w:top w:val="single" w:sz="2" w:space="0" w:color="D9D9E3"/>
            <w:left w:val="single" w:sz="2" w:space="0" w:color="D9D9E3"/>
            <w:bottom w:val="single" w:sz="2" w:space="0" w:color="D9D9E3"/>
            <w:right w:val="single" w:sz="2" w:space="0" w:color="D9D9E3"/>
          </w:divBdr>
          <w:divsChild>
            <w:div w:id="1261184764">
              <w:marLeft w:val="0"/>
              <w:marRight w:val="0"/>
              <w:marTop w:val="0"/>
              <w:marBottom w:val="0"/>
              <w:divBdr>
                <w:top w:val="single" w:sz="2" w:space="0" w:color="D9D9E3"/>
                <w:left w:val="single" w:sz="2" w:space="0" w:color="D9D9E3"/>
                <w:bottom w:val="single" w:sz="2" w:space="0" w:color="D9D9E3"/>
                <w:right w:val="single" w:sz="2" w:space="0" w:color="D9D9E3"/>
              </w:divBdr>
              <w:divsChild>
                <w:div w:id="2044861851">
                  <w:marLeft w:val="0"/>
                  <w:marRight w:val="0"/>
                  <w:marTop w:val="0"/>
                  <w:marBottom w:val="0"/>
                  <w:divBdr>
                    <w:top w:val="single" w:sz="2" w:space="0" w:color="D9D9E3"/>
                    <w:left w:val="single" w:sz="2" w:space="0" w:color="D9D9E3"/>
                    <w:bottom w:val="single" w:sz="2" w:space="0" w:color="D9D9E3"/>
                    <w:right w:val="single" w:sz="2" w:space="0" w:color="D9D9E3"/>
                  </w:divBdr>
                  <w:divsChild>
                    <w:div w:id="1299841237">
                      <w:marLeft w:val="0"/>
                      <w:marRight w:val="0"/>
                      <w:marTop w:val="0"/>
                      <w:marBottom w:val="0"/>
                      <w:divBdr>
                        <w:top w:val="single" w:sz="2" w:space="0" w:color="D9D9E3"/>
                        <w:left w:val="single" w:sz="2" w:space="0" w:color="D9D9E3"/>
                        <w:bottom w:val="single" w:sz="2" w:space="0" w:color="D9D9E3"/>
                        <w:right w:val="single" w:sz="2" w:space="0" w:color="D9D9E3"/>
                      </w:divBdr>
                      <w:divsChild>
                        <w:div w:id="47152869">
                          <w:marLeft w:val="0"/>
                          <w:marRight w:val="0"/>
                          <w:marTop w:val="0"/>
                          <w:marBottom w:val="0"/>
                          <w:divBdr>
                            <w:top w:val="single" w:sz="2" w:space="0" w:color="D9D9E3"/>
                            <w:left w:val="single" w:sz="2" w:space="0" w:color="D9D9E3"/>
                            <w:bottom w:val="single" w:sz="2" w:space="0" w:color="D9D9E3"/>
                            <w:right w:val="single" w:sz="2" w:space="0" w:color="D9D9E3"/>
                          </w:divBdr>
                          <w:divsChild>
                            <w:div w:id="72275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0515540">
                                  <w:marLeft w:val="0"/>
                                  <w:marRight w:val="0"/>
                                  <w:marTop w:val="0"/>
                                  <w:marBottom w:val="0"/>
                                  <w:divBdr>
                                    <w:top w:val="single" w:sz="2" w:space="0" w:color="D9D9E3"/>
                                    <w:left w:val="single" w:sz="2" w:space="0" w:color="D9D9E3"/>
                                    <w:bottom w:val="single" w:sz="2" w:space="0" w:color="D9D9E3"/>
                                    <w:right w:val="single" w:sz="2" w:space="0" w:color="D9D9E3"/>
                                  </w:divBdr>
                                  <w:divsChild>
                                    <w:div w:id="1846432524">
                                      <w:marLeft w:val="0"/>
                                      <w:marRight w:val="0"/>
                                      <w:marTop w:val="0"/>
                                      <w:marBottom w:val="0"/>
                                      <w:divBdr>
                                        <w:top w:val="single" w:sz="2" w:space="0" w:color="D9D9E3"/>
                                        <w:left w:val="single" w:sz="2" w:space="0" w:color="D9D9E3"/>
                                        <w:bottom w:val="single" w:sz="2" w:space="0" w:color="D9D9E3"/>
                                        <w:right w:val="single" w:sz="2" w:space="0" w:color="D9D9E3"/>
                                      </w:divBdr>
                                      <w:divsChild>
                                        <w:div w:id="2028747746">
                                          <w:marLeft w:val="0"/>
                                          <w:marRight w:val="0"/>
                                          <w:marTop w:val="0"/>
                                          <w:marBottom w:val="0"/>
                                          <w:divBdr>
                                            <w:top w:val="single" w:sz="2" w:space="0" w:color="D9D9E3"/>
                                            <w:left w:val="single" w:sz="2" w:space="0" w:color="D9D9E3"/>
                                            <w:bottom w:val="single" w:sz="2" w:space="0" w:color="D9D9E3"/>
                                            <w:right w:val="single" w:sz="2" w:space="0" w:color="D9D9E3"/>
                                          </w:divBdr>
                                          <w:divsChild>
                                            <w:div w:id="376392352">
                                              <w:marLeft w:val="0"/>
                                              <w:marRight w:val="0"/>
                                              <w:marTop w:val="0"/>
                                              <w:marBottom w:val="0"/>
                                              <w:divBdr>
                                                <w:top w:val="single" w:sz="2" w:space="0" w:color="D9D9E3"/>
                                                <w:left w:val="single" w:sz="2" w:space="0" w:color="D9D9E3"/>
                                                <w:bottom w:val="single" w:sz="2" w:space="0" w:color="D9D9E3"/>
                                                <w:right w:val="single" w:sz="2" w:space="0" w:color="D9D9E3"/>
                                              </w:divBdr>
                                              <w:divsChild>
                                                <w:div w:id="1946230740">
                                                  <w:marLeft w:val="0"/>
                                                  <w:marRight w:val="0"/>
                                                  <w:marTop w:val="0"/>
                                                  <w:marBottom w:val="0"/>
                                                  <w:divBdr>
                                                    <w:top w:val="single" w:sz="2" w:space="0" w:color="D9D9E3"/>
                                                    <w:left w:val="single" w:sz="2" w:space="0" w:color="D9D9E3"/>
                                                    <w:bottom w:val="single" w:sz="2" w:space="0" w:color="D9D9E3"/>
                                                    <w:right w:val="single" w:sz="2" w:space="0" w:color="D9D9E3"/>
                                                  </w:divBdr>
                                                  <w:divsChild>
                                                    <w:div w:id="100670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4629846">
          <w:marLeft w:val="0"/>
          <w:marRight w:val="0"/>
          <w:marTop w:val="0"/>
          <w:marBottom w:val="0"/>
          <w:divBdr>
            <w:top w:val="none" w:sz="0" w:space="0" w:color="auto"/>
            <w:left w:val="none" w:sz="0" w:space="0" w:color="auto"/>
            <w:bottom w:val="none" w:sz="0" w:space="0" w:color="auto"/>
            <w:right w:val="none" w:sz="0" w:space="0" w:color="auto"/>
          </w:divBdr>
        </w:div>
      </w:divsChild>
    </w:div>
    <w:div w:id="492720077">
      <w:bodyDiv w:val="1"/>
      <w:marLeft w:val="0"/>
      <w:marRight w:val="0"/>
      <w:marTop w:val="0"/>
      <w:marBottom w:val="0"/>
      <w:divBdr>
        <w:top w:val="none" w:sz="0" w:space="0" w:color="auto"/>
        <w:left w:val="none" w:sz="0" w:space="0" w:color="auto"/>
        <w:bottom w:val="none" w:sz="0" w:space="0" w:color="auto"/>
        <w:right w:val="none" w:sz="0" w:space="0" w:color="auto"/>
      </w:divBdr>
    </w:div>
    <w:div w:id="586883854">
      <w:bodyDiv w:val="1"/>
      <w:marLeft w:val="0"/>
      <w:marRight w:val="0"/>
      <w:marTop w:val="0"/>
      <w:marBottom w:val="0"/>
      <w:divBdr>
        <w:top w:val="none" w:sz="0" w:space="0" w:color="auto"/>
        <w:left w:val="none" w:sz="0" w:space="0" w:color="auto"/>
        <w:bottom w:val="none" w:sz="0" w:space="0" w:color="auto"/>
        <w:right w:val="none" w:sz="0" w:space="0" w:color="auto"/>
      </w:divBdr>
    </w:div>
    <w:div w:id="627856228">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737632971">
      <w:bodyDiv w:val="1"/>
      <w:marLeft w:val="0"/>
      <w:marRight w:val="0"/>
      <w:marTop w:val="0"/>
      <w:marBottom w:val="0"/>
      <w:divBdr>
        <w:top w:val="none" w:sz="0" w:space="0" w:color="auto"/>
        <w:left w:val="none" w:sz="0" w:space="0" w:color="auto"/>
        <w:bottom w:val="none" w:sz="0" w:space="0" w:color="auto"/>
        <w:right w:val="none" w:sz="0" w:space="0" w:color="auto"/>
      </w:divBdr>
    </w:div>
    <w:div w:id="881093393">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984049655">
      <w:bodyDiv w:val="1"/>
      <w:marLeft w:val="0"/>
      <w:marRight w:val="0"/>
      <w:marTop w:val="0"/>
      <w:marBottom w:val="0"/>
      <w:divBdr>
        <w:top w:val="none" w:sz="0" w:space="0" w:color="auto"/>
        <w:left w:val="none" w:sz="0" w:space="0" w:color="auto"/>
        <w:bottom w:val="none" w:sz="0" w:space="0" w:color="auto"/>
        <w:right w:val="none" w:sz="0" w:space="0" w:color="auto"/>
      </w:divBdr>
    </w:div>
    <w:div w:id="1159619582">
      <w:bodyDiv w:val="1"/>
      <w:marLeft w:val="0"/>
      <w:marRight w:val="0"/>
      <w:marTop w:val="0"/>
      <w:marBottom w:val="0"/>
      <w:divBdr>
        <w:top w:val="none" w:sz="0" w:space="0" w:color="auto"/>
        <w:left w:val="none" w:sz="0" w:space="0" w:color="auto"/>
        <w:bottom w:val="none" w:sz="0" w:space="0" w:color="auto"/>
        <w:right w:val="none" w:sz="0" w:space="0" w:color="auto"/>
      </w:divBdr>
    </w:div>
    <w:div w:id="1281566041">
      <w:bodyDiv w:val="1"/>
      <w:marLeft w:val="0"/>
      <w:marRight w:val="0"/>
      <w:marTop w:val="0"/>
      <w:marBottom w:val="0"/>
      <w:divBdr>
        <w:top w:val="none" w:sz="0" w:space="0" w:color="auto"/>
        <w:left w:val="none" w:sz="0" w:space="0" w:color="auto"/>
        <w:bottom w:val="none" w:sz="0" w:space="0" w:color="auto"/>
        <w:right w:val="none" w:sz="0" w:space="0" w:color="auto"/>
      </w:divBdr>
    </w:div>
    <w:div w:id="1294680084">
      <w:bodyDiv w:val="1"/>
      <w:marLeft w:val="0"/>
      <w:marRight w:val="0"/>
      <w:marTop w:val="0"/>
      <w:marBottom w:val="0"/>
      <w:divBdr>
        <w:top w:val="none" w:sz="0" w:space="0" w:color="auto"/>
        <w:left w:val="none" w:sz="0" w:space="0" w:color="auto"/>
        <w:bottom w:val="none" w:sz="0" w:space="0" w:color="auto"/>
        <w:right w:val="none" w:sz="0" w:space="0" w:color="auto"/>
      </w:divBdr>
    </w:div>
    <w:div w:id="1364556627">
      <w:bodyDiv w:val="1"/>
      <w:marLeft w:val="0"/>
      <w:marRight w:val="0"/>
      <w:marTop w:val="0"/>
      <w:marBottom w:val="0"/>
      <w:divBdr>
        <w:top w:val="none" w:sz="0" w:space="0" w:color="auto"/>
        <w:left w:val="none" w:sz="0" w:space="0" w:color="auto"/>
        <w:bottom w:val="none" w:sz="0" w:space="0" w:color="auto"/>
        <w:right w:val="none" w:sz="0" w:space="0" w:color="auto"/>
      </w:divBdr>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472285882">
      <w:bodyDiv w:val="1"/>
      <w:marLeft w:val="0"/>
      <w:marRight w:val="0"/>
      <w:marTop w:val="0"/>
      <w:marBottom w:val="0"/>
      <w:divBdr>
        <w:top w:val="none" w:sz="0" w:space="0" w:color="auto"/>
        <w:left w:val="none" w:sz="0" w:space="0" w:color="auto"/>
        <w:bottom w:val="none" w:sz="0" w:space="0" w:color="auto"/>
        <w:right w:val="none" w:sz="0" w:space="0" w:color="auto"/>
      </w:divBdr>
    </w:div>
    <w:div w:id="1582325061">
      <w:bodyDiv w:val="1"/>
      <w:marLeft w:val="0"/>
      <w:marRight w:val="0"/>
      <w:marTop w:val="0"/>
      <w:marBottom w:val="0"/>
      <w:divBdr>
        <w:top w:val="none" w:sz="0" w:space="0" w:color="auto"/>
        <w:left w:val="none" w:sz="0" w:space="0" w:color="auto"/>
        <w:bottom w:val="none" w:sz="0" w:space="0" w:color="auto"/>
        <w:right w:val="none" w:sz="0" w:space="0" w:color="auto"/>
      </w:divBdr>
    </w:div>
    <w:div w:id="1667901550">
      <w:bodyDiv w:val="1"/>
      <w:marLeft w:val="0"/>
      <w:marRight w:val="0"/>
      <w:marTop w:val="0"/>
      <w:marBottom w:val="0"/>
      <w:divBdr>
        <w:top w:val="none" w:sz="0" w:space="0" w:color="auto"/>
        <w:left w:val="none" w:sz="0" w:space="0" w:color="auto"/>
        <w:bottom w:val="none" w:sz="0" w:space="0" w:color="auto"/>
        <w:right w:val="none" w:sz="0" w:space="0" w:color="auto"/>
      </w:divBdr>
    </w:div>
    <w:div w:id="1720591341">
      <w:bodyDiv w:val="1"/>
      <w:marLeft w:val="0"/>
      <w:marRight w:val="0"/>
      <w:marTop w:val="0"/>
      <w:marBottom w:val="0"/>
      <w:divBdr>
        <w:top w:val="none" w:sz="0" w:space="0" w:color="auto"/>
        <w:left w:val="none" w:sz="0" w:space="0" w:color="auto"/>
        <w:bottom w:val="none" w:sz="0" w:space="0" w:color="auto"/>
        <w:right w:val="none" w:sz="0" w:space="0" w:color="auto"/>
      </w:divBdr>
    </w:div>
    <w:div w:id="1781142499">
      <w:bodyDiv w:val="1"/>
      <w:marLeft w:val="0"/>
      <w:marRight w:val="0"/>
      <w:marTop w:val="0"/>
      <w:marBottom w:val="0"/>
      <w:divBdr>
        <w:top w:val="none" w:sz="0" w:space="0" w:color="auto"/>
        <w:left w:val="none" w:sz="0" w:space="0" w:color="auto"/>
        <w:bottom w:val="none" w:sz="0" w:space="0" w:color="auto"/>
        <w:right w:val="none" w:sz="0" w:space="0" w:color="auto"/>
      </w:divBdr>
    </w:div>
    <w:div w:id="2073457726">
      <w:bodyDiv w:val="1"/>
      <w:marLeft w:val="0"/>
      <w:marRight w:val="0"/>
      <w:marTop w:val="0"/>
      <w:marBottom w:val="0"/>
      <w:divBdr>
        <w:top w:val="none" w:sz="0" w:space="0" w:color="auto"/>
        <w:left w:val="none" w:sz="0" w:space="0" w:color="auto"/>
        <w:bottom w:val="none" w:sz="0" w:space="0" w:color="auto"/>
        <w:right w:val="none" w:sz="0" w:space="0" w:color="auto"/>
      </w:divBdr>
    </w:div>
    <w:div w:id="2082482105">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 w:id="214534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111/agec.12166" TargetMode="External"/><Relationship Id="rId1" Type="http://schemas.openxmlformats.org/officeDocument/2006/relationships/hyperlink" Target="https://www.tandfonline.com/doi/epdf/10.1080/02533950308628675?needAccess=tru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3.wmf"/><Relationship Id="rId21" Type="http://schemas.openxmlformats.org/officeDocument/2006/relationships/hyperlink" Target="https://www.zotero.org/google-docs/?NyEsub" TargetMode="External"/><Relationship Id="rId42" Type="http://schemas.openxmlformats.org/officeDocument/2006/relationships/image" Target="media/image11.wmf"/><Relationship Id="rId47" Type="http://schemas.openxmlformats.org/officeDocument/2006/relationships/oleObject" Target="embeddings/oleObject13.bin"/><Relationship Id="rId63" Type="http://schemas.openxmlformats.org/officeDocument/2006/relationships/oleObject" Target="embeddings/oleObject21.bin"/><Relationship Id="rId68" Type="http://schemas.openxmlformats.org/officeDocument/2006/relationships/image" Target="media/image24.wmf"/><Relationship Id="rId16" Type="http://schemas.openxmlformats.org/officeDocument/2006/relationships/hyperlink" Target="https://www.zotero.org/google-docs/?VjDSvv" TargetMode="External"/><Relationship Id="rId11" Type="http://schemas.openxmlformats.org/officeDocument/2006/relationships/comments" Target="comments.xml"/><Relationship Id="rId32" Type="http://schemas.openxmlformats.org/officeDocument/2006/relationships/image" Target="media/image6.wmf"/><Relationship Id="rId37" Type="http://schemas.openxmlformats.org/officeDocument/2006/relationships/oleObject" Target="embeddings/oleObject8.bin"/><Relationship Id="rId53" Type="http://schemas.openxmlformats.org/officeDocument/2006/relationships/oleObject" Target="embeddings/oleObject16.bin"/><Relationship Id="rId58" Type="http://schemas.openxmlformats.org/officeDocument/2006/relationships/image" Target="media/image19.wmf"/><Relationship Id="rId74" Type="http://schemas.openxmlformats.org/officeDocument/2006/relationships/image" Target="media/image27.png"/><Relationship Id="rId79" Type="http://schemas.openxmlformats.org/officeDocument/2006/relationships/image" Target="media/image32.png"/><Relationship Id="rId5" Type="http://schemas.openxmlformats.org/officeDocument/2006/relationships/numbering" Target="numbering.xml"/><Relationship Id="rId61" Type="http://schemas.openxmlformats.org/officeDocument/2006/relationships/oleObject" Target="embeddings/oleObject20.bin"/><Relationship Id="rId82" Type="http://schemas.openxmlformats.org/officeDocument/2006/relationships/theme" Target="theme/theme1.xml"/><Relationship Id="rId19" Type="http://schemas.openxmlformats.org/officeDocument/2006/relationships/hyperlink" Target="https://www.zotero.org/google-docs/?AWY639" TargetMode="External"/><Relationship Id="rId14" Type="http://schemas.microsoft.com/office/2018/08/relationships/commentsExtensible" Target="commentsExtensible.xml"/><Relationship Id="rId22" Type="http://schemas.openxmlformats.org/officeDocument/2006/relationships/image" Target="media/image1.wmf"/><Relationship Id="rId27" Type="http://schemas.openxmlformats.org/officeDocument/2006/relationships/oleObject" Target="embeddings/oleObject3.bin"/><Relationship Id="rId30" Type="http://schemas.openxmlformats.org/officeDocument/2006/relationships/image" Target="media/image5.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14.wmf"/><Relationship Id="rId56" Type="http://schemas.openxmlformats.org/officeDocument/2006/relationships/image" Target="media/image18.wmf"/><Relationship Id="rId64" Type="http://schemas.openxmlformats.org/officeDocument/2006/relationships/image" Target="media/image22.wmf"/><Relationship Id="rId69" Type="http://schemas.openxmlformats.org/officeDocument/2006/relationships/oleObject" Target="embeddings/oleObject24.bin"/><Relationship Id="rId77"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oleObject" Target="embeddings/oleObject15.bin"/><Relationship Id="rId72" Type="http://schemas.openxmlformats.org/officeDocument/2006/relationships/image" Target="media/image26.wmf"/><Relationship Id="rId80"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zotero.org/google-docs/?H1oMP1" TargetMode="External"/><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9.wmf"/><Relationship Id="rId46" Type="http://schemas.openxmlformats.org/officeDocument/2006/relationships/image" Target="media/image13.wmf"/><Relationship Id="rId59" Type="http://schemas.openxmlformats.org/officeDocument/2006/relationships/oleObject" Target="embeddings/oleObject19.bin"/><Relationship Id="rId67" Type="http://schemas.openxmlformats.org/officeDocument/2006/relationships/oleObject" Target="embeddings/oleObject23.bin"/><Relationship Id="rId20" Type="http://schemas.openxmlformats.org/officeDocument/2006/relationships/hyperlink" Target="https://www.zotero.org/google-docs/?tyeybC" TargetMode="External"/><Relationship Id="rId41" Type="http://schemas.openxmlformats.org/officeDocument/2006/relationships/oleObject" Target="embeddings/oleObject10.bin"/><Relationship Id="rId54" Type="http://schemas.openxmlformats.org/officeDocument/2006/relationships/image" Target="media/image17.wmf"/><Relationship Id="rId62" Type="http://schemas.openxmlformats.org/officeDocument/2006/relationships/image" Target="media/image21.wmf"/><Relationship Id="rId70" Type="http://schemas.openxmlformats.org/officeDocument/2006/relationships/image" Target="media/image25.wmf"/><Relationship Id="rId75"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zotero.org/google-docs/?05DtE4" TargetMode="External"/><Relationship Id="rId23" Type="http://schemas.openxmlformats.org/officeDocument/2006/relationships/oleObject" Target="embeddings/oleObject1.bin"/><Relationship Id="rId28" Type="http://schemas.openxmlformats.org/officeDocument/2006/relationships/image" Target="media/image4.wmf"/><Relationship Id="rId36" Type="http://schemas.openxmlformats.org/officeDocument/2006/relationships/image" Target="media/image8.wmf"/><Relationship Id="rId49" Type="http://schemas.openxmlformats.org/officeDocument/2006/relationships/oleObject" Target="embeddings/oleObject14.bin"/><Relationship Id="rId57" Type="http://schemas.openxmlformats.org/officeDocument/2006/relationships/oleObject" Target="embeddings/oleObject18.bin"/><Relationship Id="rId10" Type="http://schemas.openxmlformats.org/officeDocument/2006/relationships/endnotes" Target="endnotes.xml"/><Relationship Id="rId31" Type="http://schemas.openxmlformats.org/officeDocument/2006/relationships/oleObject" Target="embeddings/oleObject5.bin"/><Relationship Id="rId44" Type="http://schemas.openxmlformats.org/officeDocument/2006/relationships/image" Target="media/image12.wmf"/><Relationship Id="rId52" Type="http://schemas.openxmlformats.org/officeDocument/2006/relationships/image" Target="media/image16.wmf"/><Relationship Id="rId60" Type="http://schemas.openxmlformats.org/officeDocument/2006/relationships/image" Target="media/image20.wmf"/><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31.png"/><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zotero.org/google-docs/?BclDTw" TargetMode="External"/><Relationship Id="rId39" Type="http://schemas.openxmlformats.org/officeDocument/2006/relationships/oleObject" Target="embeddings/oleObject9.bin"/><Relationship Id="rId34" Type="http://schemas.openxmlformats.org/officeDocument/2006/relationships/image" Target="media/image7.wmf"/><Relationship Id="rId50" Type="http://schemas.openxmlformats.org/officeDocument/2006/relationships/image" Target="media/image15.wmf"/><Relationship Id="rId55" Type="http://schemas.openxmlformats.org/officeDocument/2006/relationships/oleObject" Target="embeddings/oleObject17.bin"/><Relationship Id="rId76" Type="http://schemas.openxmlformats.org/officeDocument/2006/relationships/image" Target="media/image29.png"/><Relationship Id="rId7" Type="http://schemas.openxmlformats.org/officeDocument/2006/relationships/settings" Target="settings.xml"/><Relationship Id="rId71" Type="http://schemas.openxmlformats.org/officeDocument/2006/relationships/oleObject" Target="embeddings/oleObject25.bin"/><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image" Target="media/image2.wmf"/><Relationship Id="rId40" Type="http://schemas.openxmlformats.org/officeDocument/2006/relationships/image" Target="media/image10.wmf"/><Relationship Id="rId45" Type="http://schemas.openxmlformats.org/officeDocument/2006/relationships/oleObject" Target="embeddings/oleObject12.bin"/><Relationship Id="rId66"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Props1.xml><?xml version="1.0" encoding="utf-8"?>
<ds:datastoreItem xmlns:ds="http://schemas.openxmlformats.org/officeDocument/2006/customXml" ds:itemID="{15D70DC9-88D3-4D52-BEA4-C35979F19A2F}">
  <ds:schemaRefs>
    <ds:schemaRef ds:uri="http://schemas.microsoft.com/sharepoint/v3/contenttype/forms"/>
  </ds:schemaRefs>
</ds:datastoreItem>
</file>

<file path=customXml/itemProps2.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customXml/itemProps3.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27</Pages>
  <Words>6132</Words>
  <Characters>34955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41005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Jeisson Prieto</cp:lastModifiedBy>
  <cp:revision>9</cp:revision>
  <cp:lastPrinted>2023-12-14T12:27:00Z</cp:lastPrinted>
  <dcterms:created xsi:type="dcterms:W3CDTF">2023-12-15T15:23:00Z</dcterms:created>
  <dcterms:modified xsi:type="dcterms:W3CDTF">2023-12-15T20:06:00Z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ies>
</file>