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78F33" w14:textId="7BDDB86F" w:rsidR="009F7FA5" w:rsidRDefault="009F7FA5">
      <w:pPr>
        <w:rPr>
          <w:rFonts w:ascii="Aptos" w:hAnsi="Aptos"/>
          <w:color w:val="212121"/>
          <w:sz w:val="22"/>
        </w:rPr>
      </w:pPr>
      <w:r w:rsidRPr="009F7FA5">
        <w:rPr>
          <w:rFonts w:ascii="Aptos" w:hAnsi="Aptos"/>
          <w:color w:val="212121"/>
          <w:sz w:val="22"/>
        </w:rPr>
        <w:t xml:space="preserve">We sincerely appreciate the reviewer’s constructive comments, which have significantly improved the paper. Our responses are provided below each comment in </w:t>
      </w:r>
      <w:r>
        <w:rPr>
          <w:rFonts w:ascii="Aptos" w:hAnsi="Aptos"/>
          <w:color w:val="212121"/>
          <w:sz w:val="22"/>
        </w:rPr>
        <w:t>red</w:t>
      </w:r>
      <w:r w:rsidRPr="009F7FA5">
        <w:rPr>
          <w:rFonts w:ascii="Aptos" w:hAnsi="Aptos"/>
          <w:color w:val="212121"/>
          <w:sz w:val="22"/>
        </w:rPr>
        <w:t>.</w:t>
      </w:r>
    </w:p>
    <w:p w14:paraId="11F15EEE" w14:textId="77777777" w:rsidR="007E3D22" w:rsidRDefault="007E3D22">
      <w:pPr>
        <w:rPr>
          <w:rFonts w:ascii="Aptos" w:hAnsi="Aptos"/>
          <w:color w:val="212121"/>
          <w:sz w:val="22"/>
        </w:rPr>
      </w:pPr>
    </w:p>
    <w:p w14:paraId="484A4D46" w14:textId="2B1F81E9" w:rsidR="00176577" w:rsidRDefault="00176577">
      <w:pPr>
        <w:rPr>
          <w:rFonts w:ascii="Aptos" w:hAnsi="Aptos"/>
          <w:color w:val="212121"/>
          <w:sz w:val="22"/>
        </w:rPr>
      </w:pPr>
      <w:r>
        <w:rPr>
          <w:rFonts w:ascii="Aptos" w:hAnsi="Aptos"/>
          <w:color w:val="212121"/>
          <w:sz w:val="22"/>
        </w:rPr>
        <w:t>Comments to the Author</w:t>
      </w:r>
      <w:r>
        <w:rPr>
          <w:rFonts w:ascii="Aptos" w:hAnsi="Aptos"/>
          <w:color w:val="212121"/>
          <w:sz w:val="22"/>
        </w:rPr>
        <w:br/>
        <w:t>The authors have done a fantastic job of addressing the reviewers' comments and the manuscript has now improved. I signal below only very minor corrections and edits to improve clarity:</w:t>
      </w:r>
      <w:r>
        <w:rPr>
          <w:rFonts w:ascii="Aptos" w:hAnsi="Aptos"/>
          <w:color w:val="212121"/>
          <w:sz w:val="22"/>
        </w:rPr>
        <w:br/>
        <w:t>Data feminism is a relatively new term and possibly unknown to the journal readers: can you add a reference or give a definition?</w:t>
      </w:r>
    </w:p>
    <w:p w14:paraId="68D9C2CB" w14:textId="77777777" w:rsidR="00CD652A" w:rsidRDefault="00CD652A">
      <w:pPr>
        <w:rPr>
          <w:rFonts w:ascii="Aptos" w:hAnsi="Aptos"/>
          <w:color w:val="215E99" w:themeColor="text2" w:themeTint="BF"/>
          <w:sz w:val="22"/>
        </w:rPr>
      </w:pPr>
      <w:r>
        <w:rPr>
          <w:rFonts w:ascii="Aptos" w:hAnsi="Aptos"/>
          <w:color w:val="215E99" w:themeColor="text2" w:themeTint="BF"/>
          <w:sz w:val="22"/>
        </w:rPr>
        <w:t xml:space="preserve">I will defer this question to Hale. </w:t>
      </w:r>
    </w:p>
    <w:p w14:paraId="012D4D12" w14:textId="77777777" w:rsidR="009C39FC" w:rsidRDefault="00176577">
      <w:pPr>
        <w:rPr>
          <w:rFonts w:ascii="Aptos" w:hAnsi="Aptos"/>
          <w:color w:val="212121"/>
          <w:sz w:val="22"/>
        </w:rPr>
      </w:pPr>
      <w:r>
        <w:rPr>
          <w:rFonts w:ascii="Aptos" w:hAnsi="Aptos"/>
          <w:color w:val="212121"/>
          <w:sz w:val="22"/>
        </w:rPr>
        <w:br/>
        <w:t>Table 1: do Wossen et al (2017) and Wossen et al (2019) refer to the same study of 2500 HH? If so, why would the gender disaggregation be different (last two columns are different)?</w:t>
      </w:r>
    </w:p>
    <w:p w14:paraId="79EBEB4C" w14:textId="6AD36051" w:rsidR="001343E8" w:rsidRDefault="001343E8">
      <w:pPr>
        <w:rPr>
          <w:rFonts w:ascii="Aptos" w:hAnsi="Aptos"/>
          <w:color w:val="215E99" w:themeColor="text2" w:themeTint="BF"/>
          <w:sz w:val="22"/>
        </w:rPr>
      </w:pPr>
      <w:r w:rsidRPr="001343E8">
        <w:rPr>
          <w:rFonts w:ascii="Aptos" w:hAnsi="Aptos"/>
          <w:color w:val="215E99" w:themeColor="text2" w:themeTint="BF"/>
          <w:sz w:val="22"/>
        </w:rPr>
        <w:t>We remove the Wossen et al. (2019) reference</w:t>
      </w:r>
      <w:r>
        <w:rPr>
          <w:rFonts w:ascii="Aptos" w:hAnsi="Aptos"/>
          <w:color w:val="215E99" w:themeColor="text2" w:themeTint="BF"/>
          <w:sz w:val="22"/>
        </w:rPr>
        <w:t xml:space="preserve"> from Table 1</w:t>
      </w:r>
      <w:r w:rsidRPr="001343E8">
        <w:rPr>
          <w:rFonts w:ascii="Aptos" w:hAnsi="Aptos"/>
          <w:color w:val="215E99" w:themeColor="text2" w:themeTint="BF"/>
          <w:sz w:val="22"/>
        </w:rPr>
        <w:t xml:space="preserve"> because that paper compares measurement-error-ridden self-reported adoption data with measurement-error-free DNA-ﬁngerprinted adoption data. Therefore, the sex-disaggregation is not discussed in that paper.</w:t>
      </w:r>
    </w:p>
    <w:p w14:paraId="27E1BE18" w14:textId="10391BCB" w:rsidR="009C39FC" w:rsidRDefault="00176577">
      <w:pPr>
        <w:rPr>
          <w:rFonts w:ascii="Aptos" w:hAnsi="Aptos"/>
          <w:color w:val="212121"/>
          <w:sz w:val="22"/>
        </w:rPr>
      </w:pPr>
      <w:r>
        <w:rPr>
          <w:rFonts w:ascii="Aptos" w:hAnsi="Aptos"/>
          <w:color w:val="212121"/>
          <w:sz w:val="22"/>
        </w:rPr>
        <w:br/>
        <w:t>Fig 3: the legend is missing; can this be inserted (or can a note indicate that the same legend from Fig 2 applies)?</w:t>
      </w:r>
    </w:p>
    <w:p w14:paraId="62CBBCB6" w14:textId="37AF8EDF" w:rsidR="00A77457" w:rsidRPr="00A77457" w:rsidRDefault="00A377F9" w:rsidP="00A77457">
      <w:pPr>
        <w:pStyle w:val="ListParagraph"/>
        <w:numPr>
          <w:ilvl w:val="0"/>
          <w:numId w:val="7"/>
        </w:numPr>
        <w:rPr>
          <w:rFonts w:ascii="Aptos" w:hAnsi="Aptos"/>
          <w:color w:val="215E99" w:themeColor="text2" w:themeTint="BF"/>
          <w:sz w:val="22"/>
        </w:rPr>
      </w:pPr>
      <w:r w:rsidRPr="00A77457">
        <w:rPr>
          <w:rFonts w:ascii="Aptos" w:hAnsi="Aptos"/>
          <w:color w:val="215E99" w:themeColor="text2" w:themeTint="BF"/>
          <w:sz w:val="22"/>
        </w:rPr>
        <w:t>The legend was added at the top of Figure 3.</w:t>
      </w:r>
    </w:p>
    <w:p w14:paraId="1136F158" w14:textId="282890AB" w:rsidR="009C39FC" w:rsidRDefault="00176577">
      <w:pPr>
        <w:rPr>
          <w:rFonts w:ascii="Aptos" w:hAnsi="Aptos"/>
          <w:color w:val="212121"/>
          <w:sz w:val="22"/>
        </w:rPr>
      </w:pPr>
      <w:r>
        <w:rPr>
          <w:rFonts w:ascii="Aptos" w:hAnsi="Aptos"/>
          <w:color w:val="212121"/>
          <w:sz w:val="22"/>
        </w:rPr>
        <w:br/>
        <w:t xml:space="preserve">Fig 4: </w:t>
      </w:r>
      <w:r w:rsidR="004E73C5">
        <w:rPr>
          <w:rFonts w:ascii="Aptos" w:hAnsi="Aptos"/>
          <w:color w:val="212121"/>
          <w:sz w:val="22"/>
        </w:rPr>
        <w:t>T</w:t>
      </w:r>
      <w:r>
        <w:rPr>
          <w:rFonts w:ascii="Aptos" w:hAnsi="Aptos"/>
          <w:color w:val="212121"/>
          <w:sz w:val="22"/>
        </w:rPr>
        <w:t>he legend is incomplete and unclear. Please complete.</w:t>
      </w:r>
    </w:p>
    <w:p w14:paraId="1B07C984" w14:textId="110E6F43" w:rsidR="00E60624" w:rsidRPr="00A77457" w:rsidRDefault="00E60624" w:rsidP="00A77457">
      <w:pPr>
        <w:pStyle w:val="ListParagraph"/>
        <w:numPr>
          <w:ilvl w:val="0"/>
          <w:numId w:val="7"/>
        </w:numPr>
        <w:rPr>
          <w:rFonts w:ascii="Aptos" w:hAnsi="Aptos"/>
          <w:color w:val="215E99" w:themeColor="text2" w:themeTint="BF"/>
          <w:sz w:val="22"/>
        </w:rPr>
      </w:pPr>
      <w:r w:rsidRPr="00A77457">
        <w:rPr>
          <w:rFonts w:ascii="Aptos" w:hAnsi="Aptos"/>
          <w:color w:val="215E99" w:themeColor="text2" w:themeTint="BF"/>
          <w:sz w:val="22"/>
        </w:rPr>
        <w:t>The legend was updated</w:t>
      </w:r>
      <w:r w:rsidR="00F624B5" w:rsidRPr="00A77457">
        <w:rPr>
          <w:rFonts w:ascii="Aptos" w:hAnsi="Aptos"/>
          <w:color w:val="215E99" w:themeColor="text2" w:themeTint="BF"/>
          <w:sz w:val="22"/>
        </w:rPr>
        <w:t>,</w:t>
      </w:r>
      <w:r w:rsidRPr="00A77457">
        <w:rPr>
          <w:rFonts w:ascii="Aptos" w:hAnsi="Aptos"/>
          <w:color w:val="215E99" w:themeColor="text2" w:themeTint="BF"/>
          <w:sz w:val="22"/>
        </w:rPr>
        <w:t xml:space="preserve"> and </w:t>
      </w:r>
      <w:r w:rsidR="00F624B5" w:rsidRPr="00A77457">
        <w:rPr>
          <w:rFonts w:ascii="Aptos" w:hAnsi="Aptos"/>
          <w:color w:val="215E99" w:themeColor="text2" w:themeTint="BF"/>
          <w:sz w:val="22"/>
        </w:rPr>
        <w:t xml:space="preserve">the figure was </w:t>
      </w:r>
      <w:r w:rsidRPr="00A77457">
        <w:rPr>
          <w:rFonts w:ascii="Aptos" w:hAnsi="Aptos"/>
          <w:color w:val="215E99" w:themeColor="text2" w:themeTint="BF"/>
          <w:sz w:val="22"/>
        </w:rPr>
        <w:t>fixed at the top of Figure 4.</w:t>
      </w:r>
    </w:p>
    <w:p w14:paraId="7F6C5DE9" w14:textId="77777777" w:rsidR="00372C7B" w:rsidRDefault="00176577">
      <w:pPr>
        <w:rPr>
          <w:rFonts w:ascii="Aptos" w:hAnsi="Aptos"/>
          <w:color w:val="212121"/>
          <w:sz w:val="22"/>
        </w:rPr>
      </w:pPr>
      <w:r>
        <w:rPr>
          <w:rFonts w:ascii="Aptos" w:hAnsi="Aptos"/>
          <w:color w:val="212121"/>
          <w:sz w:val="22"/>
        </w:rPr>
        <w:br/>
        <w:t>Lines 73-77: I understand what you mean here, but language can be clarified: there is a possible confusion between “interviewing single individuals” and “collection at the individual level”.</w:t>
      </w:r>
    </w:p>
    <w:p w14:paraId="7B5BABD4" w14:textId="77777777" w:rsidR="00372C7B" w:rsidRDefault="00372C7B" w:rsidP="00372C7B">
      <w:pPr>
        <w:rPr>
          <w:rFonts w:ascii="Aptos" w:hAnsi="Aptos"/>
          <w:color w:val="215E99" w:themeColor="text2" w:themeTint="BF"/>
          <w:sz w:val="22"/>
        </w:rPr>
      </w:pPr>
      <w:r>
        <w:rPr>
          <w:rFonts w:ascii="Aptos" w:hAnsi="Aptos"/>
          <w:color w:val="215E99" w:themeColor="text2" w:themeTint="BF"/>
          <w:sz w:val="22"/>
        </w:rPr>
        <w:t xml:space="preserve">I will defer this question to Hale. </w:t>
      </w:r>
    </w:p>
    <w:p w14:paraId="3914B507" w14:textId="77777777" w:rsidR="00372C7B" w:rsidRDefault="00176577">
      <w:pPr>
        <w:rPr>
          <w:rFonts w:ascii="Aptos" w:hAnsi="Aptos"/>
          <w:color w:val="212121"/>
          <w:sz w:val="22"/>
        </w:rPr>
      </w:pPr>
      <w:r>
        <w:rPr>
          <w:rFonts w:ascii="Aptos" w:hAnsi="Aptos"/>
          <w:color w:val="212121"/>
          <w:sz w:val="22"/>
        </w:rPr>
        <w:br/>
        <w:t>213-15 and 221-23: too similar expressions, you may not need to repeat everything and you would save words.</w:t>
      </w:r>
    </w:p>
    <w:p w14:paraId="6A71A103" w14:textId="77777777" w:rsidR="00372C7B" w:rsidRDefault="00372C7B" w:rsidP="00372C7B">
      <w:pPr>
        <w:rPr>
          <w:rFonts w:ascii="Aptos" w:hAnsi="Aptos"/>
          <w:color w:val="215E99" w:themeColor="text2" w:themeTint="BF"/>
          <w:sz w:val="22"/>
        </w:rPr>
      </w:pPr>
      <w:r>
        <w:rPr>
          <w:rFonts w:ascii="Aptos" w:hAnsi="Aptos"/>
          <w:color w:val="215E99" w:themeColor="text2" w:themeTint="BF"/>
          <w:sz w:val="22"/>
        </w:rPr>
        <w:t xml:space="preserve">I will defer this question to Hale. </w:t>
      </w:r>
    </w:p>
    <w:p w14:paraId="6A3CDAC1" w14:textId="77777777" w:rsidR="00E264E1" w:rsidRDefault="00176577">
      <w:pPr>
        <w:rPr>
          <w:rFonts w:ascii="Aptos" w:hAnsi="Aptos"/>
          <w:color w:val="212121"/>
          <w:sz w:val="22"/>
        </w:rPr>
      </w:pPr>
      <w:r>
        <w:rPr>
          <w:rFonts w:ascii="Aptos" w:hAnsi="Aptos"/>
          <w:color w:val="212121"/>
          <w:sz w:val="22"/>
        </w:rPr>
        <w:br/>
        <w:t>229: the x in</w:t>
      </w:r>
      <w:r>
        <w:rPr>
          <w:rStyle w:val="apple-converted-space"/>
          <w:rFonts w:ascii="Aptos" w:hAnsi="Aptos"/>
          <w:color w:val="212121"/>
          <w:sz w:val="22"/>
        </w:rPr>
        <w:t> </w:t>
      </w:r>
      <w:r>
        <w:rPr>
          <w:rFonts w:ascii="Cambria Math" w:hAnsi="Cambria Math"/>
          <w:color w:val="212121"/>
          <w:sz w:val="22"/>
        </w:rPr>
        <w:t>𝑥𝑖𝑗</w:t>
      </w:r>
      <w:r>
        <w:rPr>
          <w:rFonts w:ascii="Aptos" w:hAnsi="Aptos"/>
          <w:color w:val="212121"/>
          <w:sz w:val="22"/>
        </w:rPr>
        <w:t> should be capitalized as in eq 1</w:t>
      </w:r>
    </w:p>
    <w:p w14:paraId="021A92CD" w14:textId="772AF015" w:rsidR="00E264E1" w:rsidRDefault="00CE55CB">
      <w:pPr>
        <w:rPr>
          <w:rFonts w:ascii="Aptos" w:hAnsi="Aptos"/>
          <w:color w:val="212121"/>
          <w:sz w:val="22"/>
        </w:rPr>
      </w:pPr>
      <w:r w:rsidRPr="00CE55CB">
        <w:rPr>
          <w:rFonts w:ascii="Aptos" w:hAnsi="Aptos"/>
          <w:color w:val="EE0000"/>
          <w:sz w:val="22"/>
        </w:rPr>
        <w:lastRenderedPageBreak/>
        <w:t>Corrected</w:t>
      </w:r>
      <w:r w:rsidR="00E264E1" w:rsidRPr="00E264E1">
        <w:rPr>
          <w:rFonts w:ascii="Aptos" w:hAnsi="Aptos"/>
          <w:color w:val="EE0000"/>
          <w:sz w:val="22"/>
        </w:rPr>
        <w:t xml:space="preserve">. </w:t>
      </w:r>
      <w:r w:rsidR="00176577" w:rsidRPr="00E264E1">
        <w:rPr>
          <w:rFonts w:ascii="Aptos" w:hAnsi="Aptos"/>
          <w:color w:val="EE0000"/>
          <w:sz w:val="22"/>
        </w:rPr>
        <w:br/>
      </w:r>
      <w:r w:rsidR="00176577">
        <w:rPr>
          <w:rFonts w:ascii="Aptos" w:hAnsi="Aptos"/>
          <w:color w:val="212121"/>
          <w:sz w:val="22"/>
        </w:rPr>
        <w:t>379: I would suggest adding a comma for clarity</w:t>
      </w:r>
    </w:p>
    <w:p w14:paraId="6D02C5B0" w14:textId="6BA5F43A" w:rsidR="0056492E" w:rsidRDefault="00CE55CB">
      <w:pPr>
        <w:rPr>
          <w:rFonts w:ascii="Aptos" w:hAnsi="Aptos"/>
          <w:color w:val="212121"/>
          <w:sz w:val="22"/>
        </w:rPr>
      </w:pPr>
      <w:r>
        <w:rPr>
          <w:rFonts w:ascii="Aptos" w:hAnsi="Aptos"/>
          <w:color w:val="EE0000"/>
          <w:sz w:val="22"/>
        </w:rPr>
        <w:t xml:space="preserve">Thank you! </w:t>
      </w:r>
      <w:r w:rsidRPr="00CE55CB">
        <w:rPr>
          <w:rFonts w:ascii="Aptos" w:hAnsi="Aptos"/>
          <w:color w:val="EE0000"/>
          <w:sz w:val="22"/>
        </w:rPr>
        <w:t>A comma has been added for clarity</w:t>
      </w:r>
      <w:r w:rsidR="00D25183" w:rsidRPr="00E264E1">
        <w:rPr>
          <w:rFonts w:ascii="Aptos" w:hAnsi="Aptos"/>
          <w:color w:val="EE0000"/>
          <w:sz w:val="22"/>
        </w:rPr>
        <w:t xml:space="preserve">. </w:t>
      </w:r>
      <w:r w:rsidR="00D25183" w:rsidRPr="00E264E1">
        <w:rPr>
          <w:rFonts w:ascii="Aptos" w:hAnsi="Aptos"/>
          <w:color w:val="EE0000"/>
          <w:sz w:val="22"/>
        </w:rPr>
        <w:br/>
      </w:r>
      <w:r w:rsidR="00176577">
        <w:rPr>
          <w:rFonts w:ascii="Aptos" w:hAnsi="Aptos"/>
          <w:color w:val="212121"/>
          <w:sz w:val="22"/>
        </w:rPr>
        <w:t>407: “Our results should not be taken as reports of adoption rates” is unclear, please rephrase</w:t>
      </w:r>
    </w:p>
    <w:p w14:paraId="1E66EF45" w14:textId="77777777" w:rsidR="0056492E" w:rsidRDefault="0056492E" w:rsidP="0056492E">
      <w:pPr>
        <w:rPr>
          <w:rFonts w:ascii="Aptos" w:hAnsi="Aptos"/>
          <w:color w:val="215E99" w:themeColor="text2" w:themeTint="BF"/>
          <w:sz w:val="22"/>
        </w:rPr>
      </w:pPr>
      <w:r>
        <w:rPr>
          <w:rFonts w:ascii="Aptos" w:hAnsi="Aptos"/>
          <w:color w:val="215E99" w:themeColor="text2" w:themeTint="BF"/>
          <w:sz w:val="22"/>
        </w:rPr>
        <w:t xml:space="preserve">I will defer this question to Hale. </w:t>
      </w:r>
    </w:p>
    <w:p w14:paraId="040C0D1A" w14:textId="77777777" w:rsidR="00D25183" w:rsidRDefault="00176577">
      <w:pPr>
        <w:rPr>
          <w:rFonts w:ascii="Aptos" w:hAnsi="Aptos"/>
          <w:color w:val="212121"/>
          <w:sz w:val="22"/>
        </w:rPr>
      </w:pPr>
      <w:r>
        <w:rPr>
          <w:rFonts w:ascii="Aptos" w:hAnsi="Aptos"/>
          <w:color w:val="212121"/>
          <w:sz w:val="22"/>
        </w:rPr>
        <w:br/>
        <w:t>409-410: ‘for’ is missing</w:t>
      </w:r>
    </w:p>
    <w:p w14:paraId="4D64EE02" w14:textId="728998EE" w:rsidR="004D2011" w:rsidRDefault="00CE55CB">
      <w:pPr>
        <w:rPr>
          <w:rFonts w:ascii="Aptos" w:hAnsi="Aptos"/>
          <w:color w:val="212121"/>
          <w:sz w:val="22"/>
        </w:rPr>
      </w:pPr>
      <w:r w:rsidRPr="00CE55CB">
        <w:rPr>
          <w:rFonts w:ascii="Aptos" w:hAnsi="Aptos"/>
          <w:color w:val="EE0000"/>
          <w:sz w:val="22"/>
        </w:rPr>
        <w:t>Corrected</w:t>
      </w:r>
      <w:r w:rsidR="00D25183" w:rsidRPr="00E264E1">
        <w:rPr>
          <w:rFonts w:ascii="Aptos" w:hAnsi="Aptos"/>
          <w:color w:val="EE0000"/>
          <w:sz w:val="22"/>
        </w:rPr>
        <w:t xml:space="preserve">. </w:t>
      </w:r>
      <w:r w:rsidR="00D25183" w:rsidRPr="00E264E1">
        <w:rPr>
          <w:rFonts w:ascii="Aptos" w:hAnsi="Aptos"/>
          <w:color w:val="EE0000"/>
          <w:sz w:val="22"/>
        </w:rPr>
        <w:br/>
      </w:r>
      <w:r w:rsidR="00176577">
        <w:rPr>
          <w:rFonts w:ascii="Aptos" w:hAnsi="Aptos"/>
          <w:color w:val="212121"/>
          <w:sz w:val="22"/>
        </w:rPr>
        <w:br/>
        <w:t>412: add comma for clarity</w:t>
      </w:r>
    </w:p>
    <w:p w14:paraId="64D74BF4" w14:textId="4B580D82" w:rsidR="00D25183" w:rsidRPr="0056492E" w:rsidRDefault="00CE55CB">
      <w:pPr>
        <w:rPr>
          <w:rFonts w:ascii="Aptos" w:hAnsi="Aptos"/>
          <w:color w:val="215E99" w:themeColor="text2" w:themeTint="BF"/>
          <w:sz w:val="22"/>
        </w:rPr>
      </w:pPr>
      <w:r w:rsidRPr="00CE55CB">
        <w:rPr>
          <w:rFonts w:ascii="Aptos" w:hAnsi="Aptos"/>
          <w:color w:val="EE0000"/>
          <w:sz w:val="22"/>
        </w:rPr>
        <w:t>A comma has been added</w:t>
      </w:r>
      <w:r w:rsidR="00D25183" w:rsidRPr="00E264E1">
        <w:rPr>
          <w:rFonts w:ascii="Aptos" w:hAnsi="Aptos"/>
          <w:color w:val="EE0000"/>
          <w:sz w:val="22"/>
        </w:rPr>
        <w:t xml:space="preserve">. </w:t>
      </w:r>
      <w:r w:rsidR="00D25183" w:rsidRPr="00E264E1">
        <w:rPr>
          <w:rFonts w:ascii="Aptos" w:hAnsi="Aptos"/>
          <w:color w:val="EE0000"/>
          <w:sz w:val="22"/>
        </w:rPr>
        <w:br/>
      </w:r>
    </w:p>
    <w:p w14:paraId="7350B820" w14:textId="77777777" w:rsidR="00CD652A" w:rsidRDefault="00CD652A">
      <w:pPr>
        <w:rPr>
          <w:rFonts w:ascii="Aptos" w:hAnsi="Aptos"/>
          <w:color w:val="212121"/>
          <w:sz w:val="22"/>
        </w:rPr>
      </w:pPr>
    </w:p>
    <w:p w14:paraId="7F204C35" w14:textId="151888F7" w:rsidR="00CD652A" w:rsidRDefault="00CD652A">
      <w:pPr>
        <w:spacing w:after="0" w:line="240" w:lineRule="auto"/>
        <w:rPr>
          <w:rFonts w:ascii="Aptos" w:hAnsi="Aptos"/>
          <w:color w:val="212121"/>
          <w:sz w:val="22"/>
        </w:rPr>
      </w:pPr>
      <w:r>
        <w:rPr>
          <w:rFonts w:ascii="Aptos" w:hAnsi="Aptos"/>
          <w:color w:val="212121"/>
          <w:sz w:val="22"/>
        </w:rPr>
        <w:br w:type="page"/>
      </w:r>
    </w:p>
    <w:p w14:paraId="3620821D" w14:textId="11E08E31" w:rsidR="00163DFF" w:rsidRDefault="00CD652A">
      <w:pPr>
        <w:rPr>
          <w:rFonts w:ascii="Aptos" w:hAnsi="Aptos"/>
          <w:color w:val="212121"/>
          <w:sz w:val="22"/>
        </w:rPr>
      </w:pPr>
      <w:r>
        <w:rPr>
          <w:rFonts w:ascii="Aptos" w:hAnsi="Aptos"/>
          <w:color w:val="212121"/>
          <w:sz w:val="22"/>
        </w:rPr>
        <w:lastRenderedPageBreak/>
        <w:br/>
        <w:t>Referee: 2</w:t>
      </w:r>
      <w:r>
        <w:rPr>
          <w:rFonts w:ascii="Aptos" w:hAnsi="Aptos"/>
          <w:color w:val="212121"/>
          <w:sz w:val="22"/>
        </w:rPr>
        <w:br/>
      </w:r>
      <w:r>
        <w:rPr>
          <w:rFonts w:ascii="Aptos" w:hAnsi="Aptos"/>
          <w:color w:val="212121"/>
          <w:sz w:val="22"/>
        </w:rPr>
        <w:br/>
        <w:t>Comments to the Author</w:t>
      </w:r>
      <w:r>
        <w:rPr>
          <w:rFonts w:ascii="Aptos" w:hAnsi="Aptos"/>
          <w:color w:val="212121"/>
          <w:sz w:val="22"/>
        </w:rPr>
        <w:br/>
        <w:t>Statistical review of PPP-MS-2025-01384.R1</w:t>
      </w:r>
      <w:r>
        <w:rPr>
          <w:rFonts w:ascii="Aptos" w:hAnsi="Aptos"/>
          <w:color w:val="212121"/>
          <w:sz w:val="22"/>
        </w:rPr>
        <w:br/>
        <w:t> </w:t>
      </w:r>
      <w:r>
        <w:rPr>
          <w:rFonts w:ascii="Aptos" w:hAnsi="Aptos"/>
          <w:color w:val="212121"/>
          <w:sz w:val="22"/>
        </w:rPr>
        <w:br/>
        <w:t>I thank the authors for considering the points raised in my previous review, the positive statements made in their formal response, and the considerable improvement in the MS.</w:t>
      </w:r>
      <w:r>
        <w:rPr>
          <w:rFonts w:ascii="Aptos" w:hAnsi="Aptos"/>
          <w:color w:val="212121"/>
          <w:sz w:val="22"/>
        </w:rPr>
        <w:br/>
        <w:t>Unfortunately, however, it would appear that some considerable further work is required prior to acceptance for publication.</w:t>
      </w:r>
      <w:r>
        <w:rPr>
          <w:rFonts w:ascii="Aptos" w:hAnsi="Aptos"/>
          <w:color w:val="212121"/>
          <w:sz w:val="22"/>
        </w:rPr>
        <w:br/>
        <w:t> </w:t>
      </w:r>
      <w:r>
        <w:rPr>
          <w:rFonts w:ascii="Aptos" w:hAnsi="Aptos"/>
          <w:color w:val="212121"/>
          <w:sz w:val="22"/>
        </w:rPr>
        <w:br/>
        <w:t> </w:t>
      </w:r>
      <w:r>
        <w:rPr>
          <w:rFonts w:ascii="Aptos" w:hAnsi="Aptos"/>
          <w:color w:val="212121"/>
          <w:sz w:val="22"/>
        </w:rPr>
        <w:br/>
        <w:t>5. Materials &amp; Methods</w:t>
      </w:r>
      <w:r>
        <w:rPr>
          <w:rFonts w:ascii="Aptos" w:hAnsi="Aptos"/>
          <w:color w:val="212121"/>
          <w:sz w:val="22"/>
        </w:rPr>
        <w:br/>
        <w:t>Sentence spanning line 158-160</w:t>
      </w:r>
      <w:r>
        <w:rPr>
          <w:rFonts w:ascii="Aptos" w:hAnsi="Aptos"/>
          <w:color w:val="212121"/>
          <w:sz w:val="22"/>
        </w:rPr>
        <w:br/>
        <w:t>The key place to indicate randomness of the sample is here. At present, the statement of random selection in the sentence spanning lines 160-161 does not follow from what has gone before.</w:t>
      </w:r>
      <w:r>
        <w:rPr>
          <w:rFonts w:ascii="Aptos" w:hAnsi="Aptos"/>
          <w:color w:val="212121"/>
          <w:sz w:val="22"/>
        </w:rPr>
        <w:br/>
        <w:t>In augmenting the sentence spanning line 158-160, the authors must make clear in the text whether these were simple random samples, or whether there was some structure imposed on the sampling. Referring me, or the readers of the published MS, to the source is an inadequate response. If simple random sampling has not occurred, then the analyses presented here may not be valid (e.g.if the population was split into strata, and some strata were sampled with greater intensity than others, then the analyses of this MS may need modifying to properly reflect the population as a whole).</w:t>
      </w:r>
    </w:p>
    <w:p w14:paraId="7534BF47" w14:textId="429366EF" w:rsidR="00BB5E5E" w:rsidRPr="00BB5E5E" w:rsidRDefault="00BB5E5E" w:rsidP="00BB5E5E">
      <w:pPr>
        <w:rPr>
          <w:rFonts w:ascii="Aptos" w:hAnsi="Aptos"/>
          <w:color w:val="EE0000"/>
          <w:sz w:val="22"/>
        </w:rPr>
      </w:pPr>
      <w:r w:rsidRPr="00BB5E5E">
        <w:rPr>
          <w:rFonts w:ascii="Aptos" w:hAnsi="Aptos"/>
          <w:color w:val="EE0000"/>
          <w:sz w:val="22"/>
        </w:rPr>
        <w:t xml:space="preserve">Thank you for this important clarification request. We </w:t>
      </w:r>
      <w:r>
        <w:rPr>
          <w:rFonts w:ascii="Aptos" w:hAnsi="Aptos"/>
          <w:color w:val="EE0000"/>
          <w:sz w:val="22"/>
        </w:rPr>
        <w:t xml:space="preserve">completely </w:t>
      </w:r>
      <w:r w:rsidRPr="00BB5E5E">
        <w:rPr>
          <w:rFonts w:ascii="Aptos" w:hAnsi="Aptos"/>
          <w:color w:val="EE0000"/>
          <w:sz w:val="22"/>
        </w:rPr>
        <w:t>agree that it is essential to clearly communicate how the data were constructed and where randomness enters the sampling process, and that this description needed to be made more explicit in the manuscript.</w:t>
      </w:r>
    </w:p>
    <w:p w14:paraId="6B4EAE7D" w14:textId="12FCC7AD" w:rsidR="00BB5E5E" w:rsidRPr="00BB5E5E" w:rsidRDefault="00BB5E5E" w:rsidP="00BB5E5E">
      <w:pPr>
        <w:rPr>
          <w:rFonts w:ascii="Aptos" w:hAnsi="Aptos"/>
          <w:color w:val="EE0000"/>
          <w:sz w:val="22"/>
        </w:rPr>
      </w:pPr>
      <w:r w:rsidRPr="00BB5E5E">
        <w:rPr>
          <w:rFonts w:ascii="Aptos" w:hAnsi="Aptos"/>
          <w:color w:val="EE0000"/>
          <w:sz w:val="22"/>
        </w:rPr>
        <w:t>Within each selected enumeration area (EA), households were randomly sampled, with a target of 50 households per EA</w:t>
      </w:r>
      <w:r>
        <w:rPr>
          <w:rFonts w:ascii="Aptos" w:hAnsi="Aptos"/>
          <w:color w:val="EE0000"/>
          <w:sz w:val="22"/>
        </w:rPr>
        <w:t>, and t</w:t>
      </w:r>
      <w:r w:rsidRPr="00BB5E5E">
        <w:rPr>
          <w:rFonts w:ascii="Aptos" w:hAnsi="Aptos"/>
          <w:color w:val="EE0000"/>
          <w:sz w:val="22"/>
        </w:rPr>
        <w:t>his procedure yielded a total of 2,500 cassava-growing households (625 per zone).</w:t>
      </w:r>
    </w:p>
    <w:p w14:paraId="4216F773" w14:textId="77777777" w:rsidR="00990702" w:rsidRDefault="00BB5E5E" w:rsidP="00BB5E5E">
      <w:pPr>
        <w:rPr>
          <w:rFonts w:ascii="Aptos" w:hAnsi="Aptos"/>
          <w:color w:val="212121"/>
          <w:sz w:val="22"/>
        </w:rPr>
      </w:pPr>
      <w:r w:rsidRPr="00BB5E5E">
        <w:rPr>
          <w:rFonts w:ascii="Aptos" w:hAnsi="Aptos"/>
          <w:color w:val="EE0000"/>
          <w:sz w:val="22"/>
        </w:rPr>
        <w:t xml:space="preserve">We have revised the Methods section (lines 158–161) to explicitly describe the sampling structure and the points at which random selection occurred, rather than referring readers to an external source. </w:t>
      </w:r>
      <w:r w:rsidR="00CD652A">
        <w:rPr>
          <w:rFonts w:ascii="Aptos" w:hAnsi="Aptos"/>
          <w:color w:val="212121"/>
          <w:sz w:val="22"/>
        </w:rPr>
        <w:br/>
        <w:t> </w:t>
      </w:r>
      <w:r w:rsidR="00CD652A">
        <w:rPr>
          <w:rFonts w:ascii="Aptos" w:hAnsi="Aptos"/>
          <w:color w:val="212121"/>
          <w:sz w:val="22"/>
        </w:rPr>
        <w:br/>
        <w:t>Figure 1</w:t>
      </w:r>
      <w:r w:rsidR="00CD652A">
        <w:rPr>
          <w:rFonts w:ascii="Aptos" w:hAnsi="Aptos"/>
          <w:color w:val="212121"/>
          <w:sz w:val="22"/>
        </w:rPr>
        <w:br/>
        <w:t>I didn't comment on this previously, but on closer inspection there seems to be something odd about the split into 4 Zones, as one such Zone (green) lies either side of another (blue). Some commentary about this would seem to be required.</w:t>
      </w:r>
    </w:p>
    <w:p w14:paraId="3BC3CE73" w14:textId="77777777" w:rsidR="00912030" w:rsidRDefault="00990702" w:rsidP="00BB5E5E">
      <w:pPr>
        <w:rPr>
          <w:rFonts w:ascii="Aptos" w:hAnsi="Aptos"/>
          <w:color w:val="212121"/>
          <w:sz w:val="22"/>
        </w:rPr>
      </w:pPr>
      <w:r>
        <w:rPr>
          <w:rFonts w:ascii="Aptos" w:hAnsi="Aptos"/>
          <w:color w:val="215E99" w:themeColor="text2" w:themeTint="BF"/>
          <w:sz w:val="22"/>
        </w:rPr>
        <w:t xml:space="preserve">I will defer this question to others. </w:t>
      </w:r>
      <w:r w:rsidR="00CD652A">
        <w:rPr>
          <w:rFonts w:ascii="Aptos" w:hAnsi="Aptos"/>
          <w:color w:val="212121"/>
          <w:sz w:val="22"/>
        </w:rPr>
        <w:br/>
        <w:t> </w:t>
      </w:r>
      <w:r w:rsidR="00CD652A">
        <w:rPr>
          <w:rFonts w:ascii="Aptos" w:hAnsi="Aptos"/>
          <w:color w:val="212121"/>
          <w:sz w:val="22"/>
        </w:rPr>
        <w:br/>
      </w:r>
      <w:r w:rsidR="00CD652A">
        <w:rPr>
          <w:rFonts w:ascii="Aptos" w:hAnsi="Aptos"/>
          <w:color w:val="212121"/>
          <w:sz w:val="22"/>
        </w:rPr>
        <w:lastRenderedPageBreak/>
        <w:t>5.2 Data Analysis Methods</w:t>
      </w:r>
      <w:r w:rsidR="00CD652A">
        <w:rPr>
          <w:rFonts w:ascii="Aptos" w:hAnsi="Aptos"/>
          <w:color w:val="212121"/>
          <w:sz w:val="22"/>
        </w:rPr>
        <w:br/>
        <w:t>Lines 205-209</w:t>
      </w:r>
      <w:r w:rsidR="00CD652A">
        <w:rPr>
          <w:rFonts w:ascii="Aptos" w:hAnsi="Aptos"/>
          <w:color w:val="212121"/>
          <w:sz w:val="22"/>
        </w:rPr>
        <w:br/>
        <w:t>I indicated previously that I thought these t-tests are suspect, and nothing provided by the authors convinces me to the contrary. These assessments should come from the models appropriate for the different types of data, both for statistical validity and for consistency. Although t-tests do have some robustness against departures from normal distributions, I see no reason why the tests presented here and the corresponding assessments of statistical significance should not be appropriate for the types of response data (binary or counts) being considered.</w:t>
      </w:r>
    </w:p>
    <w:p w14:paraId="45B4EE06" w14:textId="69D2A504" w:rsidR="006F7BAF" w:rsidRDefault="00912030" w:rsidP="00BB5E5E">
      <w:pPr>
        <w:rPr>
          <w:rFonts w:ascii="Aptos" w:hAnsi="Aptos"/>
          <w:color w:val="212121"/>
          <w:sz w:val="22"/>
        </w:rPr>
      </w:pPr>
      <w:r w:rsidRPr="007F4A2F">
        <w:rPr>
          <w:rFonts w:ascii="Aptos" w:hAnsi="Aptos"/>
          <w:color w:val="0070C0"/>
          <w:sz w:val="22"/>
        </w:rPr>
        <w:t>Jeisson, could you please replace the t-test by Mc</w:t>
      </w:r>
      <w:r w:rsidR="007F4A2F">
        <w:rPr>
          <w:rFonts w:ascii="Aptos" w:hAnsi="Aptos"/>
          <w:color w:val="0070C0"/>
          <w:sz w:val="22"/>
        </w:rPr>
        <w:t>N</w:t>
      </w:r>
      <w:r w:rsidRPr="007F4A2F">
        <w:rPr>
          <w:rFonts w:ascii="Aptos" w:hAnsi="Aptos"/>
          <w:color w:val="0070C0"/>
          <w:sz w:val="22"/>
        </w:rPr>
        <w:t>emar</w:t>
      </w:r>
      <w:r w:rsidR="007F4A2F">
        <w:rPr>
          <w:rFonts w:ascii="Aptos" w:hAnsi="Aptos"/>
          <w:color w:val="0070C0"/>
          <w:sz w:val="22"/>
        </w:rPr>
        <w:t>’s</w:t>
      </w:r>
      <w:r w:rsidRPr="007F4A2F">
        <w:rPr>
          <w:rFonts w:ascii="Aptos" w:hAnsi="Aptos"/>
          <w:color w:val="0070C0"/>
          <w:sz w:val="22"/>
        </w:rPr>
        <w:t xml:space="preserve"> test</w:t>
      </w:r>
      <w:r w:rsidR="007F4A2F">
        <w:rPr>
          <w:rFonts w:ascii="Aptos" w:hAnsi="Aptos"/>
          <w:color w:val="0070C0"/>
          <w:sz w:val="22"/>
        </w:rPr>
        <w:t xml:space="preserve"> for the binary response and </w:t>
      </w:r>
      <w:r w:rsidR="007F4A2F" w:rsidRPr="007F4A2F">
        <w:rPr>
          <w:rFonts w:ascii="Aptos" w:hAnsi="Aptos"/>
          <w:color w:val="0070C0"/>
          <w:sz w:val="22"/>
        </w:rPr>
        <w:t>Wilcoxon signed-rank test</w:t>
      </w:r>
      <w:r w:rsidR="007F4A2F">
        <w:rPr>
          <w:rFonts w:ascii="Aptos" w:hAnsi="Aptos"/>
          <w:color w:val="0070C0"/>
          <w:sz w:val="22"/>
        </w:rPr>
        <w:t xml:space="preserve"> for the count number? I see the reviewer’s points now. the data are not normally distributed and we should use other tests. </w:t>
      </w:r>
      <w:r w:rsidR="00CD652A" w:rsidRPr="007F4A2F">
        <w:rPr>
          <w:rFonts w:ascii="Aptos" w:hAnsi="Aptos"/>
          <w:color w:val="212121"/>
          <w:sz w:val="22"/>
        </w:rPr>
        <w:br/>
      </w:r>
      <w:r w:rsidR="00CD652A">
        <w:rPr>
          <w:rFonts w:ascii="Aptos" w:hAnsi="Aptos"/>
          <w:color w:val="212121"/>
          <w:sz w:val="22"/>
        </w:rPr>
        <w:t> </w:t>
      </w:r>
      <w:r w:rsidR="00CD652A">
        <w:rPr>
          <w:rFonts w:ascii="Aptos" w:hAnsi="Aptos"/>
          <w:color w:val="212121"/>
          <w:sz w:val="22"/>
        </w:rPr>
        <w:br/>
        <w:t>Line 214</w:t>
      </w:r>
      <w:r w:rsidR="00CD652A">
        <w:rPr>
          <w:rFonts w:ascii="Aptos" w:hAnsi="Aptos"/>
          <w:color w:val="212121"/>
          <w:sz w:val="22"/>
        </w:rPr>
        <w:br/>
        <w:t>"Total ICV" is not a continuous variable, as it only takes integer (whole number) values.</w:t>
      </w:r>
      <w:r w:rsidR="00CD652A">
        <w:rPr>
          <w:rFonts w:ascii="Aptos" w:hAnsi="Aptos"/>
          <w:color w:val="212121"/>
          <w:sz w:val="22"/>
        </w:rPr>
        <w:br/>
      </w:r>
      <w:r w:rsidR="00CD652A" w:rsidRPr="006F7BAF">
        <w:rPr>
          <w:rFonts w:ascii="Aptos" w:hAnsi="Aptos"/>
          <w:color w:val="EE0000"/>
          <w:sz w:val="22"/>
        </w:rPr>
        <w:t> </w:t>
      </w:r>
      <w:r w:rsidR="006F7BAF" w:rsidRPr="006F7BAF">
        <w:rPr>
          <w:rFonts w:ascii="Aptos" w:hAnsi="Aptos"/>
          <w:color w:val="EE0000"/>
          <w:sz w:val="22"/>
        </w:rPr>
        <w:t>Thank you so much for pointing out this. It’s Corrected.</w:t>
      </w:r>
      <w:r w:rsidR="00CD652A" w:rsidRPr="006F7BAF">
        <w:rPr>
          <w:rFonts w:ascii="Aptos" w:hAnsi="Aptos"/>
          <w:color w:val="EE0000"/>
          <w:sz w:val="22"/>
        </w:rPr>
        <w:br/>
      </w:r>
      <w:r w:rsidR="00CD652A">
        <w:rPr>
          <w:rFonts w:ascii="Aptos" w:hAnsi="Aptos"/>
          <w:color w:val="212121"/>
          <w:sz w:val="22"/>
        </w:rPr>
        <w:t>Lines 225-256, equations and associated symbols</w:t>
      </w:r>
      <w:r w:rsidR="00CD652A">
        <w:rPr>
          <w:rFonts w:ascii="Aptos" w:hAnsi="Aptos"/>
          <w:color w:val="212121"/>
          <w:sz w:val="22"/>
        </w:rPr>
        <w:br/>
        <w:t>These are much better written than previously. However, there are still some niggly issues to fix.</w:t>
      </w:r>
      <w:r w:rsidR="00CD652A">
        <w:rPr>
          <w:rFonts w:ascii="Aptos" w:hAnsi="Aptos"/>
          <w:color w:val="212121"/>
          <w:sz w:val="22"/>
        </w:rPr>
        <w:br/>
        <w:t>Line 229 is written as if y*_ij is not binary, but line 226 states it is binary.</w:t>
      </w:r>
    </w:p>
    <w:p w14:paraId="4E0D90CA" w14:textId="77777777" w:rsidR="006F7BAF" w:rsidRPr="006F7BAF" w:rsidRDefault="006F7BAF" w:rsidP="00BB5E5E">
      <w:pPr>
        <w:rPr>
          <w:rFonts w:ascii="Aptos" w:hAnsi="Aptos"/>
          <w:color w:val="EE0000"/>
          <w:sz w:val="22"/>
        </w:rPr>
      </w:pPr>
      <w:r w:rsidRPr="006F7BAF">
        <w:rPr>
          <w:rFonts w:ascii="Aptos" w:hAnsi="Aptos"/>
          <w:color w:val="EE0000"/>
          <w:sz w:val="22"/>
        </w:rPr>
        <w:t xml:space="preserve">We sincerely appreciate the reviewer’s careful check! It’s a fortune to have the reviewer for us. The sentences were rephrased to correct the typos. </w:t>
      </w:r>
    </w:p>
    <w:p w14:paraId="369E8E5C" w14:textId="77777777" w:rsidR="00D6386C" w:rsidRDefault="00CD652A" w:rsidP="00BB5E5E">
      <w:pPr>
        <w:rPr>
          <w:rFonts w:ascii="Aptos" w:hAnsi="Aptos"/>
          <w:color w:val="212121"/>
          <w:sz w:val="22"/>
        </w:rPr>
      </w:pPr>
      <w:r>
        <w:rPr>
          <w:rFonts w:ascii="Aptos" w:hAnsi="Aptos"/>
          <w:color w:val="212121"/>
          <w:sz w:val="22"/>
        </w:rPr>
        <w:br/>
        <w:t>Line 229 says the covariates are in the vector x_ij, but Equation (1) uses X_ij.</w:t>
      </w:r>
    </w:p>
    <w:p w14:paraId="14669120" w14:textId="77777777" w:rsidR="00D6386C" w:rsidRDefault="00D6386C" w:rsidP="00BB5E5E">
      <w:pPr>
        <w:rPr>
          <w:rFonts w:ascii="Aptos" w:hAnsi="Aptos"/>
          <w:color w:val="212121"/>
          <w:sz w:val="22"/>
        </w:rPr>
      </w:pPr>
      <w:r w:rsidRPr="00D6386C">
        <w:rPr>
          <w:rFonts w:ascii="Aptos" w:hAnsi="Aptos"/>
          <w:color w:val="EE0000"/>
          <w:sz w:val="22"/>
        </w:rPr>
        <w:t xml:space="preserve">Corrected. </w:t>
      </w:r>
    </w:p>
    <w:p w14:paraId="618B7F9E" w14:textId="77777777" w:rsidR="00297A8A" w:rsidRDefault="00CD652A" w:rsidP="00BB5E5E">
      <w:pPr>
        <w:rPr>
          <w:rFonts w:ascii="Aptos" w:hAnsi="Aptos"/>
          <w:color w:val="212121"/>
          <w:sz w:val="22"/>
        </w:rPr>
      </w:pPr>
      <w:r w:rsidRPr="00D6386C">
        <w:rPr>
          <w:rFonts w:ascii="Aptos" w:hAnsi="Aptos"/>
          <w:color w:val="212121"/>
          <w:sz w:val="22"/>
        </w:rPr>
        <w:br/>
      </w:r>
      <w:r>
        <w:rPr>
          <w:rFonts w:ascii="Aptos" w:hAnsi="Aptos"/>
          <w:color w:val="212121"/>
          <w:sz w:val="22"/>
        </w:rPr>
        <w:t>Line 223 says the error term is v_i, but Equation (1) and line 234 include v_ij.</w:t>
      </w:r>
    </w:p>
    <w:p w14:paraId="1B3D569C" w14:textId="0E85F4B2" w:rsidR="00297A8A" w:rsidRDefault="00297A8A" w:rsidP="00297A8A">
      <w:pPr>
        <w:rPr>
          <w:rFonts w:ascii="Aptos" w:hAnsi="Aptos"/>
          <w:color w:val="212121"/>
          <w:sz w:val="22"/>
        </w:rPr>
      </w:pPr>
      <w:r w:rsidRPr="00D6386C">
        <w:rPr>
          <w:rFonts w:ascii="Aptos" w:hAnsi="Aptos"/>
          <w:color w:val="EE0000"/>
          <w:sz w:val="22"/>
        </w:rPr>
        <w:t xml:space="preserve">Corrected. </w:t>
      </w:r>
      <w:r w:rsidR="00D71659">
        <w:rPr>
          <w:rFonts w:ascii="Aptos" w:hAnsi="Aptos"/>
          <w:color w:val="EE0000"/>
          <w:sz w:val="22"/>
        </w:rPr>
        <w:t>Thank you!</w:t>
      </w:r>
    </w:p>
    <w:p w14:paraId="7B770FBF" w14:textId="77777777" w:rsidR="00201E70" w:rsidRDefault="00CD652A" w:rsidP="00BB5E5E">
      <w:pPr>
        <w:rPr>
          <w:rFonts w:ascii="Aptos" w:hAnsi="Aptos"/>
          <w:color w:val="212121"/>
          <w:sz w:val="22"/>
        </w:rPr>
      </w:pPr>
      <w:r>
        <w:rPr>
          <w:rFonts w:ascii="Aptos" w:hAnsi="Aptos"/>
          <w:color w:val="212121"/>
          <w:sz w:val="22"/>
        </w:rPr>
        <w:br/>
        <w:t>Line 237 states "we cluster standard errors at the zone level", but I do not understand the meaning of this. Does it mean that the standard deviations of v_ij are Zone-specific?</w:t>
      </w:r>
    </w:p>
    <w:p w14:paraId="0E1259A3" w14:textId="721B4195" w:rsidR="0086419D" w:rsidRPr="00607556" w:rsidRDefault="00CD652A" w:rsidP="00BB5E5E">
      <w:pPr>
        <w:rPr>
          <w:rFonts w:asciiTheme="minorHAnsi" w:hAnsiTheme="minorHAnsi"/>
          <w:sz w:val="22"/>
          <w:szCs w:val="21"/>
        </w:rPr>
      </w:pPr>
      <w:r>
        <w:rPr>
          <w:rFonts w:ascii="Aptos" w:hAnsi="Aptos"/>
          <w:color w:val="212121"/>
          <w:sz w:val="22"/>
        </w:rPr>
        <w:br/>
      </w:r>
      <w:r w:rsidR="00607556" w:rsidRPr="00607556">
        <w:rPr>
          <w:rFonts w:asciiTheme="minorHAnsi" w:hAnsiTheme="minorHAnsi"/>
          <w:color w:val="EE0000"/>
          <w:sz w:val="22"/>
          <w:szCs w:val="21"/>
        </w:rPr>
        <w:t xml:space="preserve">Because households are nested within geographical zones and unobserved factors may induce correlation across observations within the same zone, we cluster standard errors at the zone level. This procedure allows the variance estimator used for statistical inference to accommodate arbitrary within-zone correlation of </w:t>
      </w:r>
      <m:oMath>
        <m:sSub>
          <m:sSubPr>
            <m:ctrlPr>
              <w:ins w:id="0" w:author="YI, JING - GUEST" w:date="2026-01-08T22:31:00Z">
                <w:rPr>
                  <w:rFonts w:ascii="Cambria Math" w:hAnsi="Cambria Math"/>
                  <w:color w:val="EE0000"/>
                  <w:sz w:val="22"/>
                  <w:szCs w:val="21"/>
                </w:rPr>
              </w:ins>
            </m:ctrlPr>
          </m:sSubPr>
          <m:e>
            <m:r>
              <w:rPr>
                <w:rFonts w:ascii="Cambria Math" w:hAnsi="Cambria Math"/>
                <w:color w:val="EE0000"/>
                <w:sz w:val="22"/>
                <w:szCs w:val="21"/>
              </w:rPr>
              <m:t>v</m:t>
            </m:r>
          </m:e>
          <m:sub>
            <m:r>
              <w:rPr>
                <w:rFonts w:ascii="Cambria Math" w:hAnsi="Cambria Math"/>
                <w:color w:val="EE0000"/>
                <w:sz w:val="22"/>
                <w:szCs w:val="21"/>
              </w:rPr>
              <m:t>ij</m:t>
            </m:r>
          </m:sub>
        </m:sSub>
      </m:oMath>
      <w:r w:rsidR="00607556" w:rsidRPr="00607556">
        <w:rPr>
          <w:rFonts w:asciiTheme="minorHAnsi" w:hAnsiTheme="minorHAnsi"/>
          <w:color w:val="EE0000"/>
          <w:sz w:val="22"/>
          <w:szCs w:val="21"/>
        </w:rPr>
        <w:t>, without implying zone-specific error variances or altering the model specification. Accordingly, this adjustment affects the estimated standard deviations of the coefficients and statistical inference, rather than the specification of the error term itself.</w:t>
      </w:r>
    </w:p>
    <w:p w14:paraId="4DDE81BF" w14:textId="77777777" w:rsidR="00D71659" w:rsidRDefault="00CD652A" w:rsidP="00BB5E5E">
      <w:pPr>
        <w:rPr>
          <w:rFonts w:ascii="Aptos" w:hAnsi="Aptos"/>
          <w:color w:val="212121"/>
          <w:sz w:val="22"/>
        </w:rPr>
      </w:pPr>
      <w:r>
        <w:rPr>
          <w:rFonts w:ascii="Aptos" w:hAnsi="Aptos"/>
          <w:color w:val="212121"/>
          <w:sz w:val="22"/>
        </w:rPr>
        <w:lastRenderedPageBreak/>
        <w:br/>
        <w:t>Line 251, T and mu are subscripted by j, without description of i. Also, I think "Where" should have no capital (continuing the previous sentence) and the following is unnecessarily divided into many short sentences.</w:t>
      </w:r>
    </w:p>
    <w:p w14:paraId="2AE7B41F" w14:textId="77777777" w:rsidR="00D71659" w:rsidRDefault="00D71659" w:rsidP="00D71659">
      <w:pPr>
        <w:rPr>
          <w:rFonts w:ascii="Aptos" w:hAnsi="Aptos"/>
          <w:color w:val="212121"/>
          <w:sz w:val="22"/>
        </w:rPr>
      </w:pPr>
      <w:r w:rsidRPr="00D6386C">
        <w:rPr>
          <w:rFonts w:ascii="Aptos" w:hAnsi="Aptos"/>
          <w:color w:val="EE0000"/>
          <w:sz w:val="22"/>
        </w:rPr>
        <w:t xml:space="preserve">Corrected. </w:t>
      </w:r>
      <w:r>
        <w:rPr>
          <w:rFonts w:ascii="Aptos" w:hAnsi="Aptos"/>
          <w:color w:val="EE0000"/>
          <w:sz w:val="22"/>
        </w:rPr>
        <w:t>Thank you!</w:t>
      </w:r>
    </w:p>
    <w:p w14:paraId="74E8DF08" w14:textId="6D800AE7" w:rsidR="003E77E5" w:rsidRDefault="00CD652A" w:rsidP="003E77E5">
      <w:pPr>
        <w:rPr>
          <w:rFonts w:ascii="Aptos" w:hAnsi="Aptos"/>
          <w:color w:val="212121"/>
          <w:sz w:val="22"/>
        </w:rPr>
      </w:pPr>
      <w:r>
        <w:rPr>
          <w:rFonts w:ascii="Aptos" w:hAnsi="Aptos"/>
          <w:color w:val="212121"/>
          <w:sz w:val="22"/>
        </w:rPr>
        <w:br/>
        <w:t> </w:t>
      </w:r>
      <w:r>
        <w:rPr>
          <w:rFonts w:ascii="Aptos" w:hAnsi="Aptos"/>
          <w:color w:val="212121"/>
          <w:sz w:val="22"/>
        </w:rPr>
        <w:br/>
        <w:t>Line 254 At present there is no stated restriction to relax. Perhaps "relaxes the restriction of the Poisson model for counts data that the variance..."</w:t>
      </w:r>
      <w:r>
        <w:rPr>
          <w:rFonts w:ascii="Aptos" w:hAnsi="Aptos"/>
          <w:color w:val="212121"/>
          <w:sz w:val="22"/>
        </w:rPr>
        <w:br/>
      </w:r>
      <w:r w:rsidR="003E77E5" w:rsidRPr="00D6386C">
        <w:rPr>
          <w:rFonts w:ascii="Aptos" w:hAnsi="Aptos"/>
          <w:color w:val="EE0000"/>
          <w:sz w:val="22"/>
        </w:rPr>
        <w:t xml:space="preserve">Corrected. </w:t>
      </w:r>
      <w:r w:rsidR="003E77E5">
        <w:rPr>
          <w:rFonts w:ascii="Aptos" w:hAnsi="Aptos"/>
          <w:color w:val="EE0000"/>
          <w:sz w:val="22"/>
        </w:rPr>
        <w:t>Thank you!</w:t>
      </w:r>
    </w:p>
    <w:p w14:paraId="01C1CDC6" w14:textId="77777777" w:rsidR="0086419D" w:rsidRDefault="00CD652A" w:rsidP="00BB5E5E">
      <w:pPr>
        <w:rPr>
          <w:rFonts w:ascii="Aptos" w:hAnsi="Aptos"/>
          <w:color w:val="212121"/>
          <w:sz w:val="22"/>
        </w:rPr>
      </w:pPr>
      <w:r>
        <w:rPr>
          <w:rFonts w:ascii="Aptos" w:hAnsi="Aptos"/>
          <w:color w:val="212121"/>
          <w:sz w:val="22"/>
        </w:rPr>
        <w:br/>
        <w:t>Line 255-6 "To address potential intra-cluster correlation, standard errors are clustered at the zone level."</w:t>
      </w:r>
      <w:r>
        <w:rPr>
          <w:rFonts w:ascii="Aptos" w:hAnsi="Aptos"/>
          <w:color w:val="212121"/>
          <w:sz w:val="22"/>
        </w:rPr>
        <w:br/>
        <w:t>As for Line 237, I don't understand this. Does it mean that different over-dispersion parameters have been used for each Zone?</w:t>
      </w:r>
    </w:p>
    <w:p w14:paraId="0A16F7A2" w14:textId="77777777" w:rsidR="009060E7" w:rsidRDefault="0086419D" w:rsidP="00BB5E5E">
      <w:pPr>
        <w:rPr>
          <w:rFonts w:ascii="Aptos" w:hAnsi="Aptos"/>
          <w:color w:val="212121"/>
          <w:sz w:val="22"/>
        </w:rPr>
      </w:pPr>
      <w:r w:rsidRPr="0086419D">
        <w:rPr>
          <w:rFonts w:ascii="Aptos" w:hAnsi="Aptos"/>
          <w:color w:val="EE0000"/>
          <w:sz w:val="22"/>
        </w:rPr>
        <w:t>As we discussed above,</w:t>
      </w:r>
      <w:r w:rsidRPr="0086419D">
        <w:rPr>
          <w:rFonts w:asciiTheme="minorHAnsi" w:hAnsiTheme="minorHAnsi"/>
          <w:color w:val="EE0000"/>
        </w:rPr>
        <w:t xml:space="preserve"> households are nested within geographical zones and unobserved </w:t>
      </w:r>
      <w:r w:rsidRPr="0062124C">
        <w:rPr>
          <w:rFonts w:asciiTheme="minorHAnsi" w:hAnsiTheme="minorHAnsi"/>
          <w:color w:val="EE0000"/>
        </w:rPr>
        <w:t xml:space="preserve">factors may be correlated across observations within the same zone. We therefore cluster standard errors at the zone level, which allows for arbitrary correlation of </w:t>
      </w:r>
      <m:oMath>
        <m:sSub>
          <m:sSubPr>
            <m:ctrlPr>
              <w:ins w:id="1" w:author="YI, JING - GUEST" w:date="2026-01-08T13:05:00Z" w16du:dateUtc="2026-01-08T19:05:00Z">
                <w:rPr>
                  <w:rFonts w:ascii="Cambria Math" w:hAnsi="Cambria Math"/>
                  <w:color w:val="EE0000"/>
                </w:rPr>
              </w:ins>
            </m:ctrlPr>
          </m:sSubPr>
          <m:e>
            <m:r>
              <w:rPr>
                <w:rFonts w:ascii="Cambria Math" w:hAnsi="Cambria Math"/>
                <w:color w:val="EE0000"/>
              </w:rPr>
              <m:t>v</m:t>
            </m:r>
          </m:e>
          <m:sub>
            <m:r>
              <w:rPr>
                <w:rFonts w:ascii="Cambria Math" w:hAnsi="Cambria Math"/>
                <w:color w:val="EE0000"/>
              </w:rPr>
              <m:t>ij</m:t>
            </m:r>
          </m:sub>
        </m:sSub>
      </m:oMath>
      <w:r w:rsidRPr="0062124C">
        <w:rPr>
          <w:rFonts w:asciiTheme="minorHAnsi" w:hAnsiTheme="minorHAnsi"/>
          <w:color w:val="EE0000"/>
        </w:rPr>
        <w:t xml:space="preserve"> within zones</w:t>
      </w:r>
      <w:r>
        <w:rPr>
          <w:rFonts w:asciiTheme="minorHAnsi" w:hAnsiTheme="minorHAnsi"/>
          <w:color w:val="EE0000"/>
        </w:rPr>
        <w:t xml:space="preserve"> and provides robust inference in the presence of such intra-zone dependence</w:t>
      </w:r>
      <w:r w:rsidRPr="0062124C">
        <w:rPr>
          <w:rFonts w:asciiTheme="minorHAnsi" w:hAnsiTheme="minorHAnsi"/>
          <w:color w:val="EE0000"/>
        </w:rPr>
        <w:t>. This adjustment affects statistical inference rather than the specification of the error term itself.</w:t>
      </w:r>
      <w:r w:rsidR="00CD652A">
        <w:rPr>
          <w:rFonts w:ascii="Aptos" w:hAnsi="Aptos"/>
          <w:color w:val="212121"/>
          <w:sz w:val="22"/>
        </w:rPr>
        <w:br/>
        <w:t> </w:t>
      </w:r>
      <w:r w:rsidR="00CD652A">
        <w:rPr>
          <w:rFonts w:ascii="Aptos" w:hAnsi="Aptos"/>
          <w:color w:val="212121"/>
          <w:sz w:val="22"/>
        </w:rPr>
        <w:br/>
        <w:t>Additional points on modelling methodology</w:t>
      </w:r>
      <w:r w:rsidR="00CD652A">
        <w:rPr>
          <w:rFonts w:ascii="Aptos" w:hAnsi="Aptos"/>
          <w:color w:val="212121"/>
          <w:sz w:val="22"/>
        </w:rPr>
        <w:br/>
        <w:t>A1. Note that there seems currently to be no description of the software used to fit these models. Doing so is necessary if the findings of the paper are to be reproducible. Code used for fitting the models could be given as Supp Inf to aid this purpose.</w:t>
      </w:r>
      <w:r w:rsidR="00CD652A">
        <w:rPr>
          <w:rFonts w:ascii="Aptos" w:hAnsi="Aptos"/>
          <w:color w:val="212121"/>
          <w:sz w:val="22"/>
        </w:rPr>
        <w:br/>
        <w:t> </w:t>
      </w:r>
      <w:r w:rsidR="00CD652A">
        <w:rPr>
          <w:rFonts w:ascii="Aptos" w:hAnsi="Aptos"/>
          <w:color w:val="212121"/>
          <w:sz w:val="22"/>
        </w:rPr>
        <w:br/>
        <w:t>A2. Comparative statements between Zones should only be made when the data from the Zones concerned have been analysed together and either Zone-specific parameters compared or the significance of adding a categorical variable for Zone to the model assessed. At present, the authors seem to be making comparative statements about Zones having only conducted analyses independently for each Zone.</w:t>
      </w:r>
      <w:r w:rsidR="00CD652A">
        <w:rPr>
          <w:rFonts w:ascii="Aptos" w:hAnsi="Aptos"/>
          <w:color w:val="212121"/>
          <w:sz w:val="22"/>
        </w:rPr>
        <w:br/>
        <w:t> </w:t>
      </w:r>
      <w:r w:rsidR="00CD652A">
        <w:rPr>
          <w:rFonts w:ascii="Aptos" w:hAnsi="Aptos"/>
          <w:color w:val="212121"/>
          <w:sz w:val="22"/>
        </w:rPr>
        <w:br/>
        <w:t> </w:t>
      </w:r>
      <w:r w:rsidR="00CD652A">
        <w:rPr>
          <w:rFonts w:ascii="Aptos" w:hAnsi="Aptos"/>
          <w:color w:val="212121"/>
          <w:sz w:val="22"/>
        </w:rPr>
        <w:br/>
        <w:t>Elsewhere</w:t>
      </w:r>
      <w:r w:rsidR="00CD652A">
        <w:rPr>
          <w:rFonts w:ascii="Aptos" w:hAnsi="Aptos"/>
          <w:color w:val="212121"/>
          <w:sz w:val="22"/>
        </w:rPr>
        <w:br/>
        <w:t> </w:t>
      </w:r>
      <w:r w:rsidR="00CD652A">
        <w:rPr>
          <w:rFonts w:ascii="Aptos" w:hAnsi="Aptos"/>
          <w:color w:val="212121"/>
          <w:sz w:val="22"/>
        </w:rPr>
        <w:br/>
        <w:t>Summary</w:t>
      </w:r>
      <w:r w:rsidR="00CD652A">
        <w:rPr>
          <w:rFonts w:ascii="Aptos" w:hAnsi="Aptos"/>
          <w:color w:val="212121"/>
          <w:sz w:val="22"/>
        </w:rPr>
        <w:br/>
        <w:t>Bullet 4, sentence 2, "these rates", this should say "estimated rates".</w:t>
      </w:r>
    </w:p>
    <w:p w14:paraId="1D527649" w14:textId="77777777" w:rsidR="009060E7" w:rsidRDefault="009060E7" w:rsidP="00BB5E5E">
      <w:pPr>
        <w:rPr>
          <w:rFonts w:ascii="Aptos" w:hAnsi="Aptos"/>
          <w:color w:val="212121"/>
          <w:sz w:val="22"/>
        </w:rPr>
      </w:pPr>
      <w:r w:rsidRPr="009060E7">
        <w:rPr>
          <w:rFonts w:ascii="Aptos" w:hAnsi="Aptos"/>
          <w:color w:val="EE0000"/>
          <w:sz w:val="22"/>
        </w:rPr>
        <w:lastRenderedPageBreak/>
        <w:t>Corrected. Thank you!</w:t>
      </w:r>
      <w:r w:rsidR="00CD652A" w:rsidRPr="009060E7">
        <w:rPr>
          <w:rFonts w:ascii="Aptos" w:hAnsi="Aptos"/>
          <w:color w:val="EE0000"/>
          <w:sz w:val="22"/>
        </w:rPr>
        <w:br/>
      </w:r>
      <w:r w:rsidR="00CD652A">
        <w:rPr>
          <w:rFonts w:ascii="Aptos" w:hAnsi="Aptos"/>
          <w:color w:val="212121"/>
          <w:sz w:val="22"/>
        </w:rPr>
        <w:t>I don't understand the term "data feminism".</w:t>
      </w:r>
    </w:p>
    <w:p w14:paraId="3037E25B" w14:textId="6AF39625" w:rsidR="000A65B5" w:rsidRDefault="009060E7" w:rsidP="00BB5E5E">
      <w:pPr>
        <w:rPr>
          <w:rFonts w:ascii="Aptos" w:hAnsi="Aptos"/>
          <w:color w:val="212121"/>
          <w:sz w:val="22"/>
        </w:rPr>
      </w:pPr>
      <w:r w:rsidRPr="009060E7">
        <w:rPr>
          <w:rFonts w:ascii="Aptos" w:hAnsi="Aptos"/>
          <w:color w:val="0070C0"/>
          <w:sz w:val="22"/>
        </w:rPr>
        <w:t>I would defer this question to Hale.</w:t>
      </w:r>
      <w:r w:rsidR="00CD652A" w:rsidRPr="009060E7">
        <w:rPr>
          <w:rFonts w:ascii="Aptos" w:hAnsi="Aptos"/>
          <w:color w:val="0070C0"/>
          <w:sz w:val="22"/>
        </w:rPr>
        <w:br/>
      </w:r>
      <w:r w:rsidR="00CD652A">
        <w:rPr>
          <w:rFonts w:ascii="Aptos" w:hAnsi="Aptos"/>
          <w:color w:val="212121"/>
          <w:sz w:val="22"/>
        </w:rPr>
        <w:t> </w:t>
      </w:r>
      <w:r w:rsidR="00CD652A">
        <w:rPr>
          <w:rFonts w:ascii="Aptos" w:hAnsi="Aptos"/>
          <w:color w:val="212121"/>
          <w:sz w:val="22"/>
        </w:rPr>
        <w:br/>
        <w:t>5.1.1 Datasets</w:t>
      </w:r>
      <w:r w:rsidR="00CD652A">
        <w:rPr>
          <w:rFonts w:ascii="Aptos" w:hAnsi="Aptos"/>
          <w:color w:val="212121"/>
          <w:sz w:val="22"/>
        </w:rPr>
        <w:br/>
        <w:t>Table 2</w:t>
      </w:r>
      <w:r w:rsidR="00CD652A">
        <w:rPr>
          <w:rFonts w:ascii="Aptos" w:hAnsi="Aptos"/>
          <w:color w:val="212121"/>
          <w:sz w:val="22"/>
        </w:rPr>
        <w:br/>
        <w:t>Household head dataset</w:t>
      </w:r>
      <w:r w:rsidR="00CD652A">
        <w:rPr>
          <w:rFonts w:ascii="Aptos" w:hAnsi="Aptos"/>
          <w:color w:val="212121"/>
          <w:sz w:val="22"/>
        </w:rPr>
        <w:br/>
        <w:t>Description, why "for this analysis" when this table is describing the construction of the data sets?</w:t>
      </w:r>
      <w:r w:rsidR="00CD652A">
        <w:rPr>
          <w:rFonts w:ascii="Aptos" w:hAnsi="Aptos"/>
          <w:color w:val="212121"/>
          <w:sz w:val="22"/>
        </w:rPr>
        <w:br/>
      </w:r>
      <w:r w:rsidR="000A65B5" w:rsidRPr="000A65B5">
        <w:rPr>
          <w:rFonts w:ascii="Aptos" w:hAnsi="Aptos"/>
          <w:color w:val="EE0000"/>
          <w:sz w:val="22"/>
        </w:rPr>
        <w:t xml:space="preserve">Corrected. On page 9. </w:t>
      </w:r>
    </w:p>
    <w:p w14:paraId="3D824F23" w14:textId="77777777" w:rsidR="001E6F9A" w:rsidRDefault="00CD652A" w:rsidP="00BB5E5E">
      <w:pPr>
        <w:rPr>
          <w:rFonts w:ascii="Aptos" w:hAnsi="Aptos"/>
          <w:color w:val="212121"/>
          <w:sz w:val="22"/>
        </w:rPr>
      </w:pPr>
      <w:r w:rsidRPr="000A65B5">
        <w:rPr>
          <w:rFonts w:ascii="Aptos" w:hAnsi="Aptos"/>
          <w:color w:val="212121"/>
          <w:sz w:val="22"/>
        </w:rPr>
        <w:br/>
      </w:r>
      <w:r>
        <w:rPr>
          <w:rFonts w:ascii="Aptos" w:hAnsi="Aptos"/>
          <w:color w:val="212121"/>
          <w:sz w:val="22"/>
        </w:rPr>
        <w:t>Intrahousehold dataset</w:t>
      </w:r>
      <w:r>
        <w:rPr>
          <w:rFonts w:ascii="Aptos" w:hAnsi="Aptos"/>
          <w:color w:val="212121"/>
          <w:sz w:val="22"/>
        </w:rPr>
        <w:br/>
        <w:t>The issue I asked previously about, evidently not clearly enough, involved the sentences:</w:t>
      </w:r>
      <w:r>
        <w:rPr>
          <w:rFonts w:ascii="Aptos" w:hAnsi="Aptos"/>
          <w:color w:val="212121"/>
          <w:sz w:val="22"/>
        </w:rPr>
        <w:br/>
        <w:t>"Of these households, there were ten households where both respondents self-identified as the head of the household; in three households, the wife identified as head of household, and the husbands identified as spouse. In two households, both participants identified as spouse (See Table S1)."</w:t>
      </w:r>
      <w:r>
        <w:rPr>
          <w:rFonts w:ascii="Aptos" w:hAnsi="Aptos"/>
          <w:color w:val="212121"/>
          <w:sz w:val="22"/>
        </w:rPr>
        <w:br/>
        <w:t>Having identified the problems (both partners either identifying as head of household or spouse) the question then is what was done about them. Were they simply entered into the data sets without correction? Or were they omitted as inconsistent?</w:t>
      </w:r>
    </w:p>
    <w:p w14:paraId="1C7A60E4" w14:textId="38858080" w:rsidR="00F74A4A" w:rsidRDefault="00FA7323" w:rsidP="00FA7323">
      <w:pPr>
        <w:rPr>
          <w:rFonts w:ascii="Aptos" w:hAnsi="Aptos"/>
          <w:color w:val="212121"/>
          <w:sz w:val="22"/>
        </w:rPr>
      </w:pPr>
      <w:r>
        <w:rPr>
          <w:rFonts w:ascii="Aptos" w:hAnsi="Aptos"/>
          <w:color w:val="0070C0"/>
          <w:sz w:val="22"/>
        </w:rPr>
        <w:t>We delete the part “In two households, both participants identified as spouse.” Then the 13 wives who identify as household heads are described in the caption of Table S1</w:t>
      </w:r>
      <w:r w:rsidR="004D0945">
        <w:rPr>
          <w:rFonts w:ascii="Aptos" w:hAnsi="Aptos"/>
          <w:color w:val="0070C0"/>
          <w:sz w:val="22"/>
        </w:rPr>
        <w:t>. “</w:t>
      </w:r>
      <w:r>
        <w:rPr>
          <w:rFonts w:ascii="Aptos" w:hAnsi="Aptos"/>
          <w:color w:val="0070C0"/>
          <w:sz w:val="22"/>
        </w:rPr>
        <w:t>In ten households, both respondents self-identified as the head of household; in three households, the wife identified as head of household, and the husband identified as spouse.</w:t>
      </w:r>
      <w:r w:rsidR="004D0945">
        <w:rPr>
          <w:rFonts w:ascii="Aptos" w:hAnsi="Aptos"/>
          <w:color w:val="0070C0"/>
          <w:sz w:val="22"/>
        </w:rPr>
        <w:t>”</w:t>
      </w:r>
      <w:r w:rsidR="001E6F9A" w:rsidRPr="009060E7">
        <w:rPr>
          <w:rFonts w:ascii="Aptos" w:hAnsi="Aptos"/>
          <w:color w:val="0070C0"/>
          <w:sz w:val="22"/>
        </w:rPr>
        <w:br/>
      </w:r>
      <w:r w:rsidR="00CD652A">
        <w:rPr>
          <w:rFonts w:ascii="Aptos" w:hAnsi="Aptos"/>
          <w:color w:val="212121"/>
          <w:sz w:val="22"/>
        </w:rPr>
        <w:br/>
        <w:t> </w:t>
      </w:r>
      <w:r w:rsidR="00CD652A">
        <w:rPr>
          <w:rFonts w:ascii="Aptos" w:hAnsi="Aptos"/>
          <w:color w:val="212121"/>
          <w:sz w:val="22"/>
        </w:rPr>
        <w:br/>
        <w:t>Line 192.</w:t>
      </w:r>
      <w:r w:rsidR="00CD652A">
        <w:rPr>
          <w:rFonts w:ascii="Aptos" w:hAnsi="Aptos"/>
          <w:color w:val="212121"/>
          <w:sz w:val="22"/>
        </w:rPr>
        <w:br/>
        <w:t>This would be better put as "has ever personally planted an ICV during a growing season", the use of "a growing season" rather than "the growing season" helping to make clear it is not referring to the present growing season.</w:t>
      </w:r>
    </w:p>
    <w:p w14:paraId="4A54A7AA" w14:textId="77777777" w:rsidR="00270A20" w:rsidRDefault="00F74A4A" w:rsidP="00BB5E5E">
      <w:pPr>
        <w:rPr>
          <w:rFonts w:ascii="Aptos" w:hAnsi="Aptos"/>
          <w:color w:val="212121"/>
          <w:sz w:val="22"/>
        </w:rPr>
      </w:pPr>
      <w:r w:rsidRPr="00F74A4A">
        <w:rPr>
          <w:rFonts w:ascii="Aptos" w:hAnsi="Aptos"/>
          <w:color w:val="EE0000"/>
          <w:sz w:val="22"/>
        </w:rPr>
        <w:t xml:space="preserve">Agree. Thank you. Corresponding changes made. </w:t>
      </w:r>
      <w:r w:rsidR="00CD652A" w:rsidRPr="00F74A4A">
        <w:rPr>
          <w:rFonts w:ascii="Aptos" w:hAnsi="Aptos"/>
          <w:color w:val="EE0000"/>
          <w:sz w:val="22"/>
        </w:rPr>
        <w:br/>
      </w:r>
      <w:r w:rsidR="00CD652A">
        <w:rPr>
          <w:rFonts w:ascii="Aptos" w:hAnsi="Aptos"/>
          <w:color w:val="212121"/>
          <w:sz w:val="22"/>
        </w:rPr>
        <w:t> </w:t>
      </w:r>
      <w:r w:rsidR="00CD652A">
        <w:rPr>
          <w:rFonts w:ascii="Aptos" w:hAnsi="Aptos"/>
          <w:color w:val="212121"/>
          <w:sz w:val="22"/>
        </w:rPr>
        <w:br/>
        <w:t>6. Results</w:t>
      </w:r>
      <w:r w:rsidR="00CD652A">
        <w:rPr>
          <w:rFonts w:ascii="Aptos" w:hAnsi="Aptos"/>
          <w:color w:val="212121"/>
          <w:sz w:val="22"/>
        </w:rPr>
        <w:br/>
        <w:t> </w:t>
      </w:r>
      <w:r w:rsidR="00CD652A">
        <w:rPr>
          <w:rFonts w:ascii="Aptos" w:hAnsi="Aptos"/>
          <w:color w:val="212121"/>
          <w:sz w:val="22"/>
        </w:rPr>
        <w:br/>
        <w:t>Although the authors state the convention they use for statistical significance,</w:t>
      </w:r>
      <w:r w:rsidR="00CD652A">
        <w:rPr>
          <w:rFonts w:ascii="Aptos" w:hAnsi="Aptos"/>
          <w:color w:val="212121"/>
          <w:sz w:val="22"/>
        </w:rPr>
        <w:br/>
        <w:t>***p &lt; 0.01, **p &lt; 0.05, *p &lt; 0.1,</w:t>
      </w:r>
      <w:r w:rsidR="00CD652A">
        <w:rPr>
          <w:rFonts w:ascii="Aptos" w:hAnsi="Aptos"/>
          <w:color w:val="212121"/>
          <w:sz w:val="22"/>
        </w:rPr>
        <w:br/>
        <w:t>this is not the usual convention, namely</w:t>
      </w:r>
      <w:r w:rsidR="00CD652A">
        <w:rPr>
          <w:rFonts w:ascii="Aptos" w:hAnsi="Aptos"/>
          <w:color w:val="212121"/>
          <w:sz w:val="22"/>
        </w:rPr>
        <w:br/>
        <w:t>***p&lt;0.001, **p &lt; 0.01, *p &lt; 0.05.</w:t>
      </w:r>
      <w:r w:rsidR="00CD652A">
        <w:rPr>
          <w:rFonts w:ascii="Aptos" w:hAnsi="Aptos"/>
          <w:color w:val="212121"/>
          <w:sz w:val="22"/>
        </w:rPr>
        <w:br/>
        <w:t>I think it would be best if the authors were to use a different symbol that *, to avoid confusion.</w:t>
      </w:r>
      <w:r w:rsidR="00CD652A">
        <w:rPr>
          <w:rFonts w:ascii="Aptos" w:hAnsi="Aptos"/>
          <w:color w:val="212121"/>
          <w:sz w:val="22"/>
        </w:rPr>
        <w:br/>
      </w:r>
      <w:r w:rsidR="006C5A10" w:rsidRPr="006C5A10">
        <w:rPr>
          <w:rFonts w:ascii="Aptos" w:hAnsi="Aptos"/>
          <w:color w:val="EE0000"/>
          <w:sz w:val="22"/>
        </w:rPr>
        <w:t xml:space="preserve">We appreciate the comment and we have changed the symbols to </w:t>
      </w:r>
      <w:r w:rsidR="006C5A10" w:rsidRPr="006C5A10">
        <w:rPr>
          <w:rFonts w:ascii="Avenir" w:eastAsia="Avenir" w:hAnsi="Avenir" w:cs="Avenir"/>
          <w:color w:val="EE0000"/>
          <w:vertAlign w:val="superscript"/>
        </w:rPr>
        <w:t>**</w:t>
      </w:r>
      <w:r w:rsidR="006C5A10" w:rsidRPr="006C5A10">
        <w:rPr>
          <w:rFonts w:ascii="Avenir" w:eastAsia="Avenir" w:hAnsi="Avenir" w:cs="Avenir"/>
          <w:color w:val="EE0000"/>
        </w:rPr>
        <w:t xml:space="preserve">p &lt; 0.01, </w:t>
      </w:r>
      <w:r w:rsidR="006C5A10" w:rsidRPr="006C5A10">
        <w:rPr>
          <w:rFonts w:ascii="Avenir" w:eastAsia="Avenir" w:hAnsi="Avenir" w:cs="Avenir"/>
          <w:color w:val="EE0000"/>
          <w:vertAlign w:val="superscript"/>
        </w:rPr>
        <w:t>*</w:t>
      </w:r>
      <w:r w:rsidR="006C5A10" w:rsidRPr="006C5A10">
        <w:rPr>
          <w:rFonts w:ascii="Avenir" w:eastAsia="Avenir" w:hAnsi="Avenir" w:cs="Avenir"/>
          <w:color w:val="EE0000"/>
        </w:rPr>
        <w:t xml:space="preserve">p &lt; 0.05,  </w:t>
      </w:r>
      <w:r w:rsidR="006C5A10" w:rsidRPr="006C5A10">
        <w:rPr>
          <w:rFonts w:ascii="Avenir" w:eastAsia="Avenir" w:hAnsi="Avenir" w:cs="Avenir"/>
          <w:color w:val="EE0000"/>
          <w:vertAlign w:val="superscript"/>
        </w:rPr>
        <w:t>•</w:t>
      </w:r>
      <w:r w:rsidR="006C5A10" w:rsidRPr="006C5A10">
        <w:rPr>
          <w:rFonts w:ascii="Avenir" w:eastAsia="Avenir" w:hAnsi="Avenir" w:cs="Avenir"/>
          <w:color w:val="EE0000"/>
        </w:rPr>
        <w:t xml:space="preserve">p &lt; </w:t>
      </w:r>
      <w:r w:rsidR="006C5A10" w:rsidRPr="006C5A10">
        <w:rPr>
          <w:rFonts w:ascii="Avenir" w:eastAsia="Avenir" w:hAnsi="Avenir" w:cs="Avenir"/>
          <w:color w:val="EE0000"/>
        </w:rPr>
        <w:lastRenderedPageBreak/>
        <w:t xml:space="preserve">0.1. </w:t>
      </w:r>
      <w:r w:rsidR="00CD652A">
        <w:rPr>
          <w:rFonts w:ascii="Aptos" w:hAnsi="Aptos"/>
          <w:color w:val="212121"/>
          <w:sz w:val="22"/>
        </w:rPr>
        <w:br/>
        <w:t>Lines 289 to 293.</w:t>
      </w:r>
      <w:r w:rsidR="00CD652A">
        <w:rPr>
          <w:rFonts w:ascii="Aptos" w:hAnsi="Aptos"/>
          <w:color w:val="212121"/>
          <w:sz w:val="22"/>
        </w:rPr>
        <w:br/>
        <w:t>It's not clear to me how the "Even larger effects" statement is supported by the results presented (previously on a percentage scale, subsequently I presume on a linear predictor scale).</w:t>
      </w:r>
      <w:r w:rsidR="00CD652A">
        <w:rPr>
          <w:rFonts w:ascii="Aptos" w:hAnsi="Aptos"/>
          <w:color w:val="212121"/>
          <w:sz w:val="22"/>
        </w:rPr>
        <w:br/>
      </w:r>
      <w:r w:rsidR="00270A20" w:rsidRPr="00270A20">
        <w:rPr>
          <w:rFonts w:ascii="Aptos" w:hAnsi="Aptos"/>
          <w:color w:val="EE0000"/>
          <w:sz w:val="22"/>
        </w:rPr>
        <w:t>We appreciate the reviewer’s careful review. We corrected the discussions as:</w:t>
      </w:r>
      <w:r w:rsidR="00270A20" w:rsidRPr="00270A20">
        <w:rPr>
          <w:rFonts w:ascii="Aptos" w:hAnsi="Aptos"/>
          <w:color w:val="EE0000"/>
          <w:sz w:val="22"/>
        </w:rPr>
        <w:br/>
      </w:r>
      <w:r w:rsidR="00270A20" w:rsidRPr="00270A20">
        <w:rPr>
          <w:rFonts w:ascii="Aptos" w:hAnsi="Aptos"/>
          <w:i/>
          <w:iCs/>
          <w:color w:val="EE0000"/>
          <w:sz w:val="22"/>
        </w:rPr>
        <w:t>“For wives, the probability of adoption is 34.6 percentage points lower in Zone 3 (p &lt; 0.01), compared to Zone 4 (Panel B of Table S2). For husbands and household heads, adoption probabilities are also significantly lower in Zone 3, consistent with strong geographical heterogeneity in adoption behavior.</w:t>
      </w:r>
      <w:r w:rsidR="00270A20" w:rsidRPr="00270A20">
        <w:rPr>
          <w:rFonts w:ascii="Aptos" w:hAnsi="Aptos"/>
          <w:color w:val="EE0000"/>
          <w:sz w:val="22"/>
        </w:rPr>
        <w:t>”</w:t>
      </w:r>
    </w:p>
    <w:p w14:paraId="221DF3A6" w14:textId="77777777" w:rsidR="00270A20" w:rsidRDefault="00CD652A" w:rsidP="00BB5E5E">
      <w:pPr>
        <w:rPr>
          <w:rFonts w:ascii="Aptos" w:hAnsi="Aptos"/>
          <w:color w:val="212121"/>
          <w:sz w:val="22"/>
        </w:rPr>
      </w:pPr>
      <w:r>
        <w:rPr>
          <w:rFonts w:ascii="Aptos" w:hAnsi="Aptos"/>
          <w:color w:val="212121"/>
          <w:sz w:val="22"/>
        </w:rPr>
        <w:br/>
        <w:t>Figure 5</w:t>
      </w:r>
      <w:r>
        <w:rPr>
          <w:rFonts w:ascii="Aptos" w:hAnsi="Aptos"/>
          <w:color w:val="212121"/>
          <w:sz w:val="22"/>
        </w:rPr>
        <w:br/>
        <w:t>NB "Density" used as vertical axis title.</w:t>
      </w:r>
    </w:p>
    <w:p w14:paraId="113E3A1D" w14:textId="2D03E94F" w:rsidR="00413E10" w:rsidRDefault="00044D40" w:rsidP="00BB5E5E">
      <w:pPr>
        <w:rPr>
          <w:rFonts w:ascii="Aptos" w:hAnsi="Aptos"/>
          <w:color w:val="212121"/>
          <w:sz w:val="22"/>
        </w:rPr>
      </w:pPr>
      <w:r>
        <w:rPr>
          <w:rFonts w:ascii="Aptos" w:hAnsi="Aptos"/>
          <w:color w:val="0070C0"/>
          <w:sz w:val="22"/>
        </w:rPr>
        <w:t>Fixed, changed Density to Frequency in Figure 5.</w:t>
      </w:r>
      <w:r w:rsidR="00CD652A">
        <w:rPr>
          <w:rFonts w:ascii="Aptos" w:hAnsi="Aptos"/>
          <w:color w:val="212121"/>
          <w:sz w:val="22"/>
        </w:rPr>
        <w:br/>
        <w:t> </w:t>
      </w:r>
      <w:r w:rsidR="00CD652A">
        <w:rPr>
          <w:rFonts w:ascii="Aptos" w:hAnsi="Aptos"/>
          <w:color w:val="212121"/>
          <w:sz w:val="22"/>
        </w:rPr>
        <w:br/>
        <w:t>There's something very odd about the top right and middle left panels. Is it really the case that for plots managed by one sex, if a person of the other sex can be found to give a response then both the self-reporting and DNA testing results say ICV is not involved? The statistically significant effect in the middle left panel seems s</w:t>
      </w:r>
      <w:r w:rsidR="00B80914">
        <w:rPr>
          <w:rFonts w:ascii="Aptos" w:hAnsi="Aptos"/>
          <w:color w:val="212121"/>
          <w:sz w:val="22"/>
        </w:rPr>
        <w:t>urprising</w:t>
      </w:r>
      <w:r w:rsidR="00CD652A">
        <w:rPr>
          <w:rFonts w:ascii="Aptos" w:hAnsi="Aptos"/>
          <w:color w:val="212121"/>
          <w:sz w:val="22"/>
        </w:rPr>
        <w:t xml:space="preserve"> given the similarities in </w:t>
      </w:r>
      <w:r w:rsidR="00B80914">
        <w:rPr>
          <w:rFonts w:ascii="Aptos" w:hAnsi="Aptos"/>
          <w:color w:val="212121"/>
          <w:sz w:val="22"/>
        </w:rPr>
        <w:t xml:space="preserve">the </w:t>
      </w:r>
      <w:r w:rsidR="00CD652A">
        <w:rPr>
          <w:rFonts w:ascii="Aptos" w:hAnsi="Aptos"/>
          <w:color w:val="212121"/>
          <w:sz w:val="22"/>
        </w:rPr>
        <w:t>distributions.</w:t>
      </w:r>
    </w:p>
    <w:p w14:paraId="3F5BAE24" w14:textId="54D452FB" w:rsidR="00C54ECE" w:rsidRDefault="00C54ECE" w:rsidP="00BB5E5E">
      <w:pPr>
        <w:rPr>
          <w:rFonts w:ascii="Aptos" w:hAnsi="Aptos"/>
          <w:color w:val="0070C0"/>
          <w:sz w:val="22"/>
        </w:rPr>
      </w:pPr>
      <w:commentRangeStart w:id="2"/>
      <w:r>
        <w:rPr>
          <w:rFonts w:ascii="Aptos" w:hAnsi="Aptos"/>
          <w:color w:val="0070C0"/>
          <w:sz w:val="22"/>
        </w:rPr>
        <w:t xml:space="preserve">Notice that the top left and middle right panels </w:t>
      </w:r>
      <w:r w:rsidR="00204D52">
        <w:rPr>
          <w:rFonts w:ascii="Aptos" w:hAnsi="Aptos"/>
          <w:color w:val="0070C0"/>
          <w:sz w:val="22"/>
        </w:rPr>
        <w:t xml:space="preserve">in Figure 5 </w:t>
      </w:r>
      <w:r>
        <w:rPr>
          <w:rFonts w:ascii="Aptos" w:hAnsi="Aptos"/>
          <w:color w:val="0070C0"/>
          <w:sz w:val="22"/>
        </w:rPr>
        <w:t xml:space="preserve">refer to female-managed plots answered by males and male-managed plots answered by females. In general, the response to the question “Number of ICV plots in the house” is 0, since the sex of the person answering the question is related to the sex-managed plot. In the few cases </w:t>
      </w:r>
      <w:r w:rsidR="00204D52">
        <w:rPr>
          <w:rFonts w:ascii="Aptos" w:hAnsi="Aptos"/>
          <w:color w:val="0070C0"/>
          <w:sz w:val="22"/>
        </w:rPr>
        <w:t>where the answer is different from 0</w:t>
      </w:r>
      <w:r w:rsidR="007C2860">
        <w:rPr>
          <w:rFonts w:ascii="Aptos" w:hAnsi="Aptos"/>
          <w:color w:val="0070C0"/>
          <w:sz w:val="22"/>
        </w:rPr>
        <w:t xml:space="preserve">, it’s because </w:t>
      </w:r>
      <w:r w:rsidR="00204D52">
        <w:rPr>
          <w:rFonts w:ascii="Aptos" w:hAnsi="Aptos"/>
          <w:color w:val="0070C0"/>
          <w:sz w:val="22"/>
        </w:rPr>
        <w:t xml:space="preserve">the female person </w:t>
      </w:r>
      <w:r w:rsidR="007C2860">
        <w:rPr>
          <w:rFonts w:ascii="Aptos" w:hAnsi="Aptos"/>
          <w:color w:val="0070C0"/>
          <w:sz w:val="22"/>
        </w:rPr>
        <w:t xml:space="preserve">answers for the male-managed plot, and vice versa. </w:t>
      </w:r>
      <w:commentRangeEnd w:id="2"/>
      <w:r w:rsidR="00AB4FE1">
        <w:rPr>
          <w:rStyle w:val="CommentReference"/>
          <w:rFonts w:ascii="Aptos" w:hAnsi="Aptos"/>
          <w:color w:val="0070C0"/>
          <w:sz w:val="22"/>
          <w:szCs w:val="22"/>
        </w:rPr>
        <w:commentReference w:id="2"/>
      </w:r>
    </w:p>
    <w:p w14:paraId="67E8FC5C" w14:textId="77777777" w:rsidR="00C54ECE" w:rsidRDefault="00C54ECE" w:rsidP="00BB5E5E">
      <w:pPr>
        <w:rPr>
          <w:rFonts w:ascii="Aptos" w:hAnsi="Aptos"/>
          <w:color w:val="0070C0"/>
          <w:sz w:val="22"/>
        </w:rPr>
      </w:pPr>
    </w:p>
    <w:p w14:paraId="742C0AF5" w14:textId="2ECB26FE" w:rsidR="00E62B6E" w:rsidRDefault="00CD652A" w:rsidP="00BB5E5E">
      <w:pPr>
        <w:rPr>
          <w:rFonts w:ascii="Aptos" w:hAnsi="Aptos"/>
          <w:color w:val="212121"/>
          <w:sz w:val="22"/>
        </w:rPr>
      </w:pPr>
      <w:r>
        <w:rPr>
          <w:rFonts w:ascii="Aptos" w:hAnsi="Aptos"/>
          <w:color w:val="212121"/>
          <w:sz w:val="22"/>
        </w:rPr>
        <w:t> </w:t>
      </w:r>
      <w:r>
        <w:rPr>
          <w:rFonts w:ascii="Aptos" w:hAnsi="Aptos"/>
          <w:color w:val="212121"/>
          <w:sz w:val="22"/>
        </w:rPr>
        <w:br/>
        <w:t>Tables</w:t>
      </w:r>
      <w:r>
        <w:rPr>
          <w:rFonts w:ascii="Aptos" w:hAnsi="Aptos"/>
          <w:color w:val="212121"/>
          <w:sz w:val="22"/>
        </w:rPr>
        <w:br/>
        <w:t>Despite my comments about not using KDEs in the figures, some figures still have "Density" as vertical axis title.</w:t>
      </w:r>
    </w:p>
    <w:p w14:paraId="077F57B0" w14:textId="5A490EA6" w:rsidR="00C07C52" w:rsidRDefault="00044D40" w:rsidP="00BB5E5E">
      <w:pPr>
        <w:rPr>
          <w:rFonts w:ascii="Aptos" w:hAnsi="Aptos"/>
          <w:color w:val="EE0000"/>
          <w:sz w:val="22"/>
        </w:rPr>
      </w:pPr>
      <w:r>
        <w:rPr>
          <w:rFonts w:ascii="Aptos" w:hAnsi="Aptos"/>
          <w:color w:val="0070C0"/>
          <w:sz w:val="22"/>
        </w:rPr>
        <w:t>Fixed, changed Density to Frequency in Figure 5.</w:t>
      </w:r>
      <w:r w:rsidR="00CD652A">
        <w:rPr>
          <w:rFonts w:ascii="Aptos" w:hAnsi="Aptos"/>
          <w:color w:val="212121"/>
          <w:sz w:val="22"/>
        </w:rPr>
        <w:br/>
        <w:t> </w:t>
      </w:r>
      <w:r w:rsidR="00CD652A">
        <w:rPr>
          <w:rFonts w:ascii="Aptos" w:hAnsi="Aptos"/>
          <w:color w:val="212121"/>
          <w:sz w:val="22"/>
        </w:rPr>
        <w:br/>
        <w:t> </w:t>
      </w:r>
      <w:r w:rsidR="00CD652A">
        <w:rPr>
          <w:rFonts w:ascii="Aptos" w:hAnsi="Aptos"/>
          <w:color w:val="212121"/>
          <w:sz w:val="22"/>
        </w:rPr>
        <w:br/>
        <w:t>Table S2</w:t>
      </w:r>
      <w:r w:rsidR="00CD652A">
        <w:rPr>
          <w:rFonts w:ascii="Aptos" w:hAnsi="Aptos"/>
          <w:color w:val="212121"/>
          <w:sz w:val="22"/>
        </w:rPr>
        <w:br/>
        <w:t>The first sentence of the legend needs to be more clearly stated.</w:t>
      </w:r>
      <w:r w:rsidR="00CD652A">
        <w:rPr>
          <w:rFonts w:ascii="Aptos" w:hAnsi="Aptos"/>
          <w:color w:val="212121"/>
          <w:sz w:val="22"/>
        </w:rPr>
        <w:br/>
        <w:t>Currently "Wives, Husbands, and Household regression with Y/N ICV and Total ICV as the dependent variable."</w:t>
      </w:r>
      <w:r w:rsidR="00CD652A">
        <w:rPr>
          <w:rFonts w:ascii="Aptos" w:hAnsi="Aptos"/>
          <w:color w:val="212121"/>
          <w:sz w:val="22"/>
        </w:rPr>
        <w:br/>
        <w:t>Perhaps it is something like:</w:t>
      </w:r>
      <w:r w:rsidR="00CD652A">
        <w:rPr>
          <w:rFonts w:ascii="Aptos" w:hAnsi="Aptos"/>
          <w:color w:val="212121"/>
          <w:sz w:val="22"/>
        </w:rPr>
        <w:br/>
        <w:t xml:space="preserve">"For households from which data are available from both husbands and wives, this table reports </w:t>
      </w:r>
      <w:r w:rsidR="00CD652A">
        <w:rPr>
          <w:rFonts w:ascii="Aptos" w:hAnsi="Aptos"/>
          <w:color w:val="212121"/>
          <w:sz w:val="22"/>
        </w:rPr>
        <w:lastRenderedPageBreak/>
        <w:t>the results of regressions with Y/N ICV or Total ICV as the dependent variable, as reported either by wives for the plots they manage, husbands bands for the plots they manage, or across all plots managed by each household."</w:t>
      </w:r>
      <w:r w:rsidR="00CD652A">
        <w:rPr>
          <w:rFonts w:ascii="Aptos" w:hAnsi="Aptos"/>
          <w:color w:val="212121"/>
          <w:sz w:val="22"/>
        </w:rPr>
        <w:br/>
      </w:r>
      <w:r w:rsidR="00E62B6E" w:rsidRPr="009060E7">
        <w:rPr>
          <w:rFonts w:ascii="Aptos" w:hAnsi="Aptos"/>
          <w:color w:val="0070C0"/>
          <w:sz w:val="22"/>
        </w:rPr>
        <w:t xml:space="preserve">I would defer this question to </w:t>
      </w:r>
      <w:r w:rsidR="00E62B6E">
        <w:rPr>
          <w:rFonts w:ascii="Aptos" w:hAnsi="Aptos"/>
          <w:color w:val="0070C0"/>
          <w:sz w:val="22"/>
        </w:rPr>
        <w:t>Hale</w:t>
      </w:r>
      <w:r w:rsidR="00E62B6E" w:rsidRPr="009060E7">
        <w:rPr>
          <w:rFonts w:ascii="Aptos" w:hAnsi="Aptos"/>
          <w:color w:val="0070C0"/>
          <w:sz w:val="22"/>
        </w:rPr>
        <w:t>.</w:t>
      </w:r>
      <w:r w:rsidR="00E62B6E">
        <w:rPr>
          <w:rFonts w:ascii="Aptos" w:hAnsi="Aptos"/>
          <w:color w:val="212121"/>
          <w:sz w:val="22"/>
        </w:rPr>
        <w:br/>
      </w:r>
      <w:r w:rsidR="00CD652A">
        <w:rPr>
          <w:rFonts w:ascii="Aptos" w:hAnsi="Aptos"/>
          <w:color w:val="212121"/>
          <w:sz w:val="22"/>
        </w:rPr>
        <w:br/>
        <w:t>I think there also needs to be a table in which the variables are individually described, e.g. I see no clear description in the paper as to what the "Education" variable is. An indication of the range of possible values would help with interpretation of effect sizes in the model.</w:t>
      </w:r>
      <w:r w:rsidR="00CD652A">
        <w:rPr>
          <w:rFonts w:ascii="Aptos" w:hAnsi="Aptos"/>
          <w:color w:val="212121"/>
          <w:sz w:val="22"/>
        </w:rPr>
        <w:br/>
      </w:r>
      <w:commentRangeStart w:id="3"/>
      <w:r w:rsidR="00207585" w:rsidRPr="009060E7">
        <w:rPr>
          <w:rFonts w:ascii="Aptos" w:hAnsi="Aptos"/>
          <w:color w:val="0070C0"/>
          <w:sz w:val="22"/>
        </w:rPr>
        <w:t xml:space="preserve">I </w:t>
      </w:r>
      <w:r w:rsidR="00974228">
        <w:rPr>
          <w:rFonts w:ascii="Aptos" w:hAnsi="Aptos"/>
          <w:color w:val="0070C0"/>
          <w:sz w:val="22"/>
        </w:rPr>
        <w:t>added the variable descriptions to Table</w:t>
      </w:r>
      <w:r w:rsidR="00FF7172">
        <w:rPr>
          <w:rFonts w:ascii="Aptos" w:hAnsi="Aptos"/>
          <w:color w:val="0070C0"/>
          <w:sz w:val="22"/>
        </w:rPr>
        <w:t xml:space="preserve"> S</w:t>
      </w:r>
      <w:r w:rsidR="00974228">
        <w:rPr>
          <w:rFonts w:ascii="Aptos" w:hAnsi="Aptos"/>
          <w:color w:val="0070C0"/>
          <w:sz w:val="22"/>
        </w:rPr>
        <w:t>2</w:t>
      </w:r>
      <w:r w:rsidR="00FF7172">
        <w:rPr>
          <w:rFonts w:ascii="Aptos" w:hAnsi="Aptos"/>
          <w:color w:val="0070C0"/>
          <w:sz w:val="22"/>
        </w:rPr>
        <w:t xml:space="preserve">. </w:t>
      </w:r>
      <w:commentRangeEnd w:id="3"/>
      <w:r w:rsidR="00974228">
        <w:rPr>
          <w:rStyle w:val="CommentReference"/>
          <w:rFonts w:ascii="Aptos" w:hAnsi="Aptos"/>
          <w:color w:val="212121"/>
          <w:sz w:val="22"/>
          <w:szCs w:val="22"/>
        </w:rPr>
        <w:commentReference w:id="3"/>
      </w:r>
      <w:r w:rsidR="00207585">
        <w:rPr>
          <w:rFonts w:ascii="Aptos" w:hAnsi="Aptos"/>
          <w:color w:val="212121"/>
          <w:sz w:val="22"/>
        </w:rPr>
        <w:br/>
      </w:r>
      <w:r w:rsidR="00CD652A">
        <w:rPr>
          <w:rFonts w:ascii="Aptos" w:hAnsi="Aptos"/>
          <w:color w:val="212121"/>
          <w:sz w:val="22"/>
        </w:rPr>
        <w:br/>
        <w:t>Wording in the table should match the text, with clarity about numerical or binary variables, so “kids” might more helpfully be replaced by “number of children”.</w:t>
      </w:r>
      <w:r w:rsidR="00CD652A">
        <w:rPr>
          <w:rFonts w:ascii="Aptos" w:hAnsi="Aptos"/>
          <w:color w:val="212121"/>
          <w:sz w:val="22"/>
        </w:rPr>
        <w:br/>
      </w:r>
      <w:r w:rsidR="00CD652A" w:rsidRPr="00207585">
        <w:rPr>
          <w:rFonts w:ascii="Aptos" w:hAnsi="Aptos"/>
          <w:color w:val="EE0000"/>
          <w:sz w:val="22"/>
        </w:rPr>
        <w:t> </w:t>
      </w:r>
      <w:r w:rsidR="00207585" w:rsidRPr="00207585">
        <w:rPr>
          <w:rFonts w:ascii="Aptos" w:hAnsi="Aptos"/>
          <w:color w:val="EE0000"/>
          <w:sz w:val="22"/>
        </w:rPr>
        <w:t>Corrected. Thank you!</w:t>
      </w:r>
    </w:p>
    <w:p w14:paraId="04997B13" w14:textId="77777777" w:rsidR="00151416" w:rsidRDefault="00CD652A" w:rsidP="00BB5E5E">
      <w:pPr>
        <w:rPr>
          <w:rFonts w:ascii="Aptos" w:hAnsi="Aptos"/>
          <w:color w:val="212121"/>
          <w:sz w:val="22"/>
        </w:rPr>
      </w:pPr>
      <w:r w:rsidRPr="00207585">
        <w:rPr>
          <w:rFonts w:ascii="Aptos" w:hAnsi="Aptos"/>
          <w:color w:val="EE0000"/>
          <w:sz w:val="22"/>
        </w:rPr>
        <w:br/>
      </w:r>
      <w:r>
        <w:rPr>
          <w:rFonts w:ascii="Aptos" w:hAnsi="Aptos"/>
          <w:color w:val="212121"/>
          <w:sz w:val="22"/>
        </w:rPr>
        <w:t>The usual construction of dummy variables for categorical variables would suggest that "const" is really the "Zone 4" effect, and the remaining Zone effects, e.g. "Zone 1" are differences from the Zone 4 effect. Clarification is required as to just what is going on. In order to be able to interpret the stated values, we also need to know which variables are treated as quantitative, not binary, and whether any have been centred on the mean covariate value or standardised to have unit standard deviation.</w:t>
      </w:r>
      <w:r>
        <w:rPr>
          <w:rFonts w:ascii="Aptos" w:hAnsi="Aptos"/>
          <w:color w:val="212121"/>
          <w:sz w:val="22"/>
        </w:rPr>
        <w:br/>
        <w:t> </w:t>
      </w:r>
      <w:r>
        <w:rPr>
          <w:rFonts w:ascii="Aptos" w:hAnsi="Aptos"/>
          <w:color w:val="212121"/>
          <w:sz w:val="22"/>
        </w:rPr>
        <w:br/>
        <w:t>NB that variances of the error terms (v_ij, e_ij in Equations (1) and (2)), and over-dispersion parameters, are part of the model as should be presented in the tables.</w:t>
      </w:r>
    </w:p>
    <w:p w14:paraId="252414BE" w14:textId="77777777" w:rsidR="00913247" w:rsidRDefault="00EB4835" w:rsidP="00BB5E5E">
      <w:pPr>
        <w:rPr>
          <w:rFonts w:ascii="Aptos" w:hAnsi="Aptos"/>
          <w:color w:val="212121"/>
          <w:sz w:val="22"/>
        </w:rPr>
      </w:pPr>
      <w:r w:rsidRPr="006E151F">
        <w:rPr>
          <w:rFonts w:ascii="Aptos" w:hAnsi="Aptos"/>
          <w:color w:val="EE0000"/>
          <w:sz w:val="22"/>
        </w:rPr>
        <w:t>We appreciate the reviewer’s great suggestion. In the Probit model, the variance of the error term is normalized to 1 for identification and is not estimated. The over-dispersion parameters are reported in Table S2 now. The over-dispersion parameters with its standard error are reported in Table S2.</w:t>
      </w:r>
      <w:r w:rsidR="00CD652A">
        <w:rPr>
          <w:rFonts w:ascii="Aptos" w:hAnsi="Aptos"/>
          <w:color w:val="212121"/>
          <w:sz w:val="22"/>
        </w:rPr>
        <w:br/>
        <w:t> </w:t>
      </w:r>
      <w:r w:rsidR="00CD652A">
        <w:rPr>
          <w:rFonts w:ascii="Aptos" w:hAnsi="Aptos"/>
          <w:color w:val="212121"/>
          <w:sz w:val="22"/>
        </w:rPr>
        <w:br/>
        <w:t>Line 589, by what process have these "Robust standard errors" been obtained?</w:t>
      </w:r>
    </w:p>
    <w:p w14:paraId="5E41CA31" w14:textId="77777777" w:rsidR="00695E0E" w:rsidRDefault="00913247" w:rsidP="00BB5E5E">
      <w:pPr>
        <w:rPr>
          <w:rFonts w:ascii="Aptos" w:hAnsi="Aptos"/>
          <w:color w:val="EE0000"/>
          <w:sz w:val="22"/>
        </w:rPr>
      </w:pPr>
      <w:r w:rsidRPr="00A004F1">
        <w:rPr>
          <w:rFonts w:ascii="Aptos" w:hAnsi="Aptos"/>
          <w:color w:val="EE0000"/>
          <w:sz w:val="22"/>
        </w:rPr>
        <w:t xml:space="preserve">We thank the reviewer for </w:t>
      </w:r>
      <w:r w:rsidR="00695E0E">
        <w:rPr>
          <w:rFonts w:ascii="Aptos" w:hAnsi="Aptos"/>
          <w:color w:val="EE0000"/>
          <w:sz w:val="22"/>
        </w:rPr>
        <w:t xml:space="preserve">raising </w:t>
      </w:r>
      <w:r w:rsidRPr="00A004F1">
        <w:rPr>
          <w:rFonts w:ascii="Aptos" w:hAnsi="Aptos"/>
          <w:color w:val="EE0000"/>
          <w:sz w:val="22"/>
        </w:rPr>
        <w:t>this</w:t>
      </w:r>
      <w:r w:rsidR="00695E0E">
        <w:rPr>
          <w:rFonts w:ascii="Aptos" w:hAnsi="Aptos"/>
          <w:color w:val="EE0000"/>
          <w:sz w:val="22"/>
        </w:rPr>
        <w:t xml:space="preserve"> important point</w:t>
      </w:r>
      <w:r w:rsidRPr="00A004F1">
        <w:rPr>
          <w:rFonts w:ascii="Aptos" w:hAnsi="Aptos"/>
          <w:color w:val="EE0000"/>
          <w:sz w:val="22"/>
        </w:rPr>
        <w:t xml:space="preserve">. </w:t>
      </w:r>
      <w:r w:rsidR="00A004F1" w:rsidRPr="00A004F1">
        <w:rPr>
          <w:rFonts w:ascii="Aptos" w:hAnsi="Aptos"/>
          <w:color w:val="EE0000"/>
          <w:sz w:val="22"/>
        </w:rPr>
        <w:t>Robust standard errors are Huber–White (sandwich) estimators clustered at the zone level. This procedure accounts for potential heteroskedasticity and arbitrary within-zone correlation of observations while assuming independence across zones (Williams 2000). Estimation was performed using the vce(cluster zone) option in Stata.</w:t>
      </w:r>
      <w:r w:rsidR="00695E0E">
        <w:rPr>
          <w:rFonts w:ascii="Aptos" w:hAnsi="Aptos"/>
          <w:color w:val="EE0000"/>
          <w:sz w:val="22"/>
        </w:rPr>
        <w:t xml:space="preserve"> </w:t>
      </w:r>
    </w:p>
    <w:p w14:paraId="694B1B02" w14:textId="02C538A1" w:rsidR="00CD652A" w:rsidRDefault="00695E0E" w:rsidP="00BB5E5E">
      <w:pPr>
        <w:rPr>
          <w:rFonts w:ascii="Aptos" w:hAnsi="Aptos"/>
          <w:color w:val="212121"/>
          <w:sz w:val="22"/>
        </w:rPr>
      </w:pPr>
      <w:r>
        <w:rPr>
          <w:rFonts w:ascii="Aptos" w:hAnsi="Aptos"/>
          <w:color w:val="EE0000"/>
          <w:sz w:val="22"/>
        </w:rPr>
        <w:t xml:space="preserve">We have now added the reference to the main text </w:t>
      </w:r>
      <w:r w:rsidR="00AA6286">
        <w:rPr>
          <w:rFonts w:ascii="Aptos" w:hAnsi="Aptos"/>
          <w:color w:val="EE0000"/>
          <w:sz w:val="22"/>
        </w:rPr>
        <w:t>(</w:t>
      </w:r>
      <w:r>
        <w:rPr>
          <w:rFonts w:ascii="Aptos" w:hAnsi="Aptos"/>
          <w:color w:val="EE0000"/>
          <w:sz w:val="22"/>
        </w:rPr>
        <w:t>line 244 and 603</w:t>
      </w:r>
      <w:r w:rsidR="00AA6286">
        <w:rPr>
          <w:rFonts w:ascii="Aptos" w:hAnsi="Aptos"/>
          <w:color w:val="EE0000"/>
          <w:sz w:val="22"/>
        </w:rPr>
        <w:t>)</w:t>
      </w:r>
      <w:r>
        <w:rPr>
          <w:rFonts w:ascii="Aptos" w:hAnsi="Aptos"/>
          <w:color w:val="EE0000"/>
          <w:sz w:val="22"/>
        </w:rPr>
        <w:t>.</w:t>
      </w:r>
      <w:r w:rsidR="00CD652A" w:rsidRPr="00A004F1">
        <w:rPr>
          <w:rFonts w:ascii="Aptos" w:hAnsi="Aptos"/>
          <w:color w:val="EE0000"/>
          <w:sz w:val="22"/>
        </w:rPr>
        <w:br/>
      </w:r>
      <w:r w:rsidR="00CD652A">
        <w:rPr>
          <w:rFonts w:ascii="Aptos" w:hAnsi="Aptos"/>
          <w:color w:val="212121"/>
          <w:sz w:val="22"/>
        </w:rPr>
        <w:t> </w:t>
      </w:r>
      <w:r w:rsidR="00CD652A">
        <w:rPr>
          <w:rFonts w:ascii="Aptos" w:hAnsi="Aptos"/>
          <w:color w:val="212121"/>
          <w:sz w:val="22"/>
        </w:rPr>
        <w:br/>
        <w:t xml:space="preserve">For Table B only, described as "Marginal effects estimated from the Probit model", a clear description is required of just what this is presents, explaining why some but not all values seem to </w:t>
      </w:r>
      <w:r w:rsidR="00CD652A">
        <w:rPr>
          <w:rFonts w:ascii="Aptos" w:hAnsi="Aptos"/>
          <w:color w:val="212121"/>
          <w:sz w:val="22"/>
        </w:rPr>
        <w:lastRenderedPageBreak/>
        <w:t>match exactly the values in the table above (for the "Household" data, the match seems to be exact, but not so for the other response variables).</w:t>
      </w:r>
    </w:p>
    <w:p w14:paraId="54D8C286" w14:textId="77777777" w:rsidR="00064379" w:rsidRPr="00064379" w:rsidRDefault="00064379" w:rsidP="00064379">
      <w:pPr>
        <w:rPr>
          <w:rFonts w:ascii="Aptos" w:hAnsi="Aptos"/>
          <w:color w:val="EE0000"/>
          <w:sz w:val="22"/>
        </w:rPr>
      </w:pPr>
      <w:r w:rsidRPr="00064379">
        <w:rPr>
          <w:rFonts w:ascii="Aptos" w:hAnsi="Aptos"/>
          <w:color w:val="EE0000"/>
          <w:sz w:val="22"/>
        </w:rPr>
        <w:t>We thank the reviewer for this insightful comment, which highlighted an important point about the interpretation and presentation of marginal effects in nonlinear models.</w:t>
      </w:r>
    </w:p>
    <w:p w14:paraId="1AAB63E0" w14:textId="1301A532" w:rsidR="00064379" w:rsidRPr="00064379" w:rsidRDefault="00064379" w:rsidP="00064379">
      <w:pPr>
        <w:rPr>
          <w:rFonts w:ascii="Aptos" w:hAnsi="Aptos"/>
          <w:color w:val="EE0000"/>
          <w:sz w:val="22"/>
        </w:rPr>
      </w:pPr>
      <w:r w:rsidRPr="00064379">
        <w:rPr>
          <w:rFonts w:ascii="Aptos" w:hAnsi="Aptos"/>
          <w:color w:val="EE0000"/>
          <w:sz w:val="22"/>
        </w:rPr>
        <w:t>We have now substantially revised the note under Panel B to provide a</w:t>
      </w:r>
      <w:r>
        <w:rPr>
          <w:rFonts w:ascii="Aptos" w:hAnsi="Aptos"/>
          <w:color w:val="EE0000"/>
          <w:sz w:val="22"/>
        </w:rPr>
        <w:t>n</w:t>
      </w:r>
      <w:r w:rsidRPr="00064379">
        <w:rPr>
          <w:rFonts w:ascii="Aptos" w:hAnsi="Aptos"/>
          <w:color w:val="EE0000"/>
          <w:sz w:val="22"/>
        </w:rPr>
        <w:t xml:space="preserve"> explanation of what the </w:t>
      </w:r>
      <w:r>
        <w:rPr>
          <w:rFonts w:ascii="Aptos" w:hAnsi="Aptos"/>
          <w:color w:val="EE0000"/>
          <w:sz w:val="22"/>
        </w:rPr>
        <w:t>(</w:t>
      </w:r>
      <w:r w:rsidRPr="00064379">
        <w:rPr>
          <w:rFonts w:ascii="Aptos" w:hAnsi="Aptos"/>
          <w:color w:val="EE0000"/>
          <w:sz w:val="22"/>
        </w:rPr>
        <w:t>average</w:t>
      </w:r>
      <w:r>
        <w:rPr>
          <w:rFonts w:ascii="Aptos" w:hAnsi="Aptos"/>
          <w:color w:val="EE0000"/>
          <w:sz w:val="22"/>
        </w:rPr>
        <w:t>)</w:t>
      </w:r>
      <w:r w:rsidRPr="00064379">
        <w:rPr>
          <w:rFonts w:ascii="Aptos" w:hAnsi="Aptos"/>
          <w:color w:val="EE0000"/>
          <w:sz w:val="22"/>
        </w:rPr>
        <w:t xml:space="preserve"> marginal effects represent</w:t>
      </w:r>
      <w:r>
        <w:rPr>
          <w:rFonts w:ascii="Aptos" w:hAnsi="Aptos"/>
          <w:color w:val="EE0000"/>
          <w:sz w:val="22"/>
        </w:rPr>
        <w:t xml:space="preserve">. </w:t>
      </w:r>
    </w:p>
    <w:p w14:paraId="5A51C1A0" w14:textId="596D254D" w:rsidR="00064379" w:rsidRPr="00064379" w:rsidRDefault="00064379" w:rsidP="00064379">
      <w:pPr>
        <w:rPr>
          <w:rFonts w:ascii="Aptos" w:hAnsi="Aptos"/>
          <w:color w:val="EE0000"/>
          <w:sz w:val="22"/>
        </w:rPr>
      </w:pPr>
      <w:r w:rsidRPr="00064379">
        <w:rPr>
          <w:rFonts w:ascii="Aptos" w:hAnsi="Aptos"/>
          <w:color w:val="EE0000"/>
          <w:sz w:val="22"/>
        </w:rPr>
        <w:t xml:space="preserve">Additionally, upon re-checking our results following the reviewer’s comment, we discovered that the Household column in Panel B </w:t>
      </w:r>
      <w:r>
        <w:rPr>
          <w:rFonts w:ascii="Aptos" w:hAnsi="Aptos"/>
          <w:color w:val="EE0000"/>
          <w:sz w:val="22"/>
        </w:rPr>
        <w:t>were wrongly reported</w:t>
      </w:r>
      <w:r w:rsidRPr="00064379">
        <w:rPr>
          <w:rFonts w:ascii="Aptos" w:hAnsi="Aptos"/>
          <w:color w:val="EE0000"/>
          <w:sz w:val="22"/>
        </w:rPr>
        <w:t>. We have now corrected this error: the Household marginal effects in the revised Panel B are now the proper average marginal effects (not coefficients) and are consistent with the methodology applied to the Wives and Husbands columns.</w:t>
      </w:r>
    </w:p>
    <w:p w14:paraId="07D2B853" w14:textId="77777777" w:rsidR="00064379" w:rsidRPr="00695E0E" w:rsidRDefault="00064379" w:rsidP="00BB5E5E">
      <w:pPr>
        <w:rPr>
          <w:rFonts w:ascii="Aptos" w:hAnsi="Aptos"/>
          <w:color w:val="EE0000"/>
          <w:sz w:val="22"/>
        </w:rPr>
      </w:pPr>
    </w:p>
    <w:sectPr w:rsidR="00064379" w:rsidRPr="00695E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eisson Prieto" w:date="2026-01-12T18:30:00Z" w:initials="JP">
    <w:p w14:paraId="2DACA0BC" w14:textId="77777777" w:rsidR="00AB4FE1" w:rsidRDefault="00AB4FE1" w:rsidP="00AB4FE1">
      <w:r>
        <w:rPr>
          <w:rStyle w:val="CommentReference"/>
        </w:rPr>
        <w:annotationRef/>
      </w:r>
      <w:r>
        <w:rPr>
          <w:sz w:val="20"/>
          <w:szCs w:val="20"/>
        </w:rPr>
        <w:t xml:space="preserve">@Hale In the Figure 5, that's why I have in mind to explain the subfigures of male-answer female-managed plot and vice versa. </w:t>
      </w:r>
    </w:p>
  </w:comment>
  <w:comment w:id="3" w:author="Jeisson Prieto" w:date="2026-01-12T18:54:00Z" w:initials="JP">
    <w:p w14:paraId="3FC3DC5B" w14:textId="77777777" w:rsidR="00974228" w:rsidRDefault="00974228" w:rsidP="00974228">
      <w:r>
        <w:rPr>
          <w:rStyle w:val="CommentReference"/>
        </w:rPr>
        <w:annotationRef/>
      </w:r>
      <w:r>
        <w:rPr>
          <w:sz w:val="20"/>
          <w:szCs w:val="20"/>
        </w:rPr>
        <w:t xml:space="preserve">@Jing I add the description in Table S2, do you think this table is the best part to add the description?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CA0BC" w15:done="0"/>
  <w15:commentEx w15:paraId="3FC3DC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AA48AD" w16cex:dateUtc="2026-01-12T23:30:00Z"/>
  <w16cex:commentExtensible w16cex:durableId="43873AC8" w16cex:dateUtc="2026-01-12T2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CA0BC" w16cid:durableId="63AA48AD"/>
  <w16cid:commentId w16cid:paraId="3FC3DC5B" w16cid:durableId="43873A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venir">
    <w:altName w:val="Calibri"/>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6CD"/>
    <w:multiLevelType w:val="hybridMultilevel"/>
    <w:tmpl w:val="E01C29A2"/>
    <w:lvl w:ilvl="0" w:tplc="D7EE5B5C">
      <w:start w:val="1"/>
      <w:numFmt w:val="upperRoman"/>
      <w:lvlText w:val="%1."/>
      <w:lvlJc w:val="right"/>
      <w:pPr>
        <w:ind w:left="180" w:hanging="18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15:restartNumberingAfterBreak="0">
    <w:nsid w:val="372365D1"/>
    <w:multiLevelType w:val="hybridMultilevel"/>
    <w:tmpl w:val="823A7C5C"/>
    <w:lvl w:ilvl="0" w:tplc="EE16895E">
      <w:start w:val="5"/>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49302F"/>
    <w:multiLevelType w:val="multilevel"/>
    <w:tmpl w:val="4D447A5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8257363"/>
    <w:multiLevelType w:val="multilevel"/>
    <w:tmpl w:val="E00CAFB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45299158">
    <w:abstractNumId w:val="0"/>
  </w:num>
  <w:num w:numId="2" w16cid:durableId="868101869">
    <w:abstractNumId w:val="0"/>
  </w:num>
  <w:num w:numId="3" w16cid:durableId="1196314254">
    <w:abstractNumId w:val="2"/>
  </w:num>
  <w:num w:numId="4" w16cid:durableId="645746271">
    <w:abstractNumId w:val="3"/>
  </w:num>
  <w:num w:numId="5" w16cid:durableId="1547643634">
    <w:abstractNumId w:val="3"/>
  </w:num>
  <w:num w:numId="6" w16cid:durableId="962930496">
    <w:abstractNumId w:val="3"/>
  </w:num>
  <w:num w:numId="7" w16cid:durableId="137003517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 JING - GUEST">
    <w15:presenceInfo w15:providerId="AD" w15:userId="S::JING.YI@guest.usda.gov::1fe0c83c-f3c1-4a54-94ca-4d7c5c1685ce"/>
  </w15:person>
  <w15:person w15:author="Jeisson Prieto">
    <w15:presenceInfo w15:providerId="AD" w15:userId="S::jp2276@cornell.edu::957e38ac-adeb-48c6-ad23-ac48774df9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8F"/>
    <w:rsid w:val="00044D40"/>
    <w:rsid w:val="00064379"/>
    <w:rsid w:val="00094E27"/>
    <w:rsid w:val="000A65B5"/>
    <w:rsid w:val="0011458F"/>
    <w:rsid w:val="001343E8"/>
    <w:rsid w:val="001351AE"/>
    <w:rsid w:val="00151416"/>
    <w:rsid w:val="00163DFF"/>
    <w:rsid w:val="00176577"/>
    <w:rsid w:val="001E6F9A"/>
    <w:rsid w:val="00201E70"/>
    <w:rsid w:val="00204D52"/>
    <w:rsid w:val="00207585"/>
    <w:rsid w:val="00270A20"/>
    <w:rsid w:val="00297A8A"/>
    <w:rsid w:val="002A2D2E"/>
    <w:rsid w:val="002D139D"/>
    <w:rsid w:val="00361018"/>
    <w:rsid w:val="00372C7B"/>
    <w:rsid w:val="0039674E"/>
    <w:rsid w:val="003B336E"/>
    <w:rsid w:val="003E77E5"/>
    <w:rsid w:val="004042C6"/>
    <w:rsid w:val="00413E10"/>
    <w:rsid w:val="004D0945"/>
    <w:rsid w:val="004D2011"/>
    <w:rsid w:val="004E73C5"/>
    <w:rsid w:val="00521E60"/>
    <w:rsid w:val="0056492E"/>
    <w:rsid w:val="00607556"/>
    <w:rsid w:val="0062124C"/>
    <w:rsid w:val="00652568"/>
    <w:rsid w:val="00695E0E"/>
    <w:rsid w:val="006C5A10"/>
    <w:rsid w:val="006E151F"/>
    <w:rsid w:val="006F7BAF"/>
    <w:rsid w:val="007C2860"/>
    <w:rsid w:val="007E3D22"/>
    <w:rsid w:val="007F4A2F"/>
    <w:rsid w:val="00824759"/>
    <w:rsid w:val="0086419D"/>
    <w:rsid w:val="008B3CBC"/>
    <w:rsid w:val="009060E7"/>
    <w:rsid w:val="00912030"/>
    <w:rsid w:val="00913247"/>
    <w:rsid w:val="00974228"/>
    <w:rsid w:val="00990702"/>
    <w:rsid w:val="009C39FC"/>
    <w:rsid w:val="009F7FA5"/>
    <w:rsid w:val="00A004F1"/>
    <w:rsid w:val="00A377F9"/>
    <w:rsid w:val="00A77457"/>
    <w:rsid w:val="00AA6286"/>
    <w:rsid w:val="00AB4FE1"/>
    <w:rsid w:val="00B80914"/>
    <w:rsid w:val="00BB5E5E"/>
    <w:rsid w:val="00C07C52"/>
    <w:rsid w:val="00C54ECE"/>
    <w:rsid w:val="00CD652A"/>
    <w:rsid w:val="00CE55CB"/>
    <w:rsid w:val="00D25183"/>
    <w:rsid w:val="00D6386C"/>
    <w:rsid w:val="00D71659"/>
    <w:rsid w:val="00DB3C7D"/>
    <w:rsid w:val="00E264E1"/>
    <w:rsid w:val="00E60624"/>
    <w:rsid w:val="00E62B6E"/>
    <w:rsid w:val="00EB4835"/>
    <w:rsid w:val="00F624B5"/>
    <w:rsid w:val="00F74A4A"/>
    <w:rsid w:val="00FA7323"/>
    <w:rsid w:val="00FF7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44B7"/>
  <w15:chartTrackingRefBased/>
  <w15:docId w15:val="{301FC27D-E799-6A4A-8455-7DE12642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1AE"/>
    <w:pPr>
      <w:spacing w:after="200" w:line="276" w:lineRule="auto"/>
    </w:pPr>
    <w:rPr>
      <w:rFonts w:ascii="Times New Roman" w:hAnsi="Times New Roman"/>
      <w:kern w:val="0"/>
      <w:szCs w:val="22"/>
      <w:lang w:eastAsia="en-US"/>
      <w14:ligatures w14:val="none"/>
    </w:rPr>
  </w:style>
  <w:style w:type="paragraph" w:styleId="Heading1">
    <w:name w:val="heading 1"/>
    <w:basedOn w:val="Normal"/>
    <w:next w:val="Normal"/>
    <w:link w:val="Heading1Char"/>
    <w:autoRedefine/>
    <w:uiPriority w:val="9"/>
    <w:qFormat/>
    <w:rsid w:val="00361018"/>
    <w:pPr>
      <w:keepNext/>
      <w:keepLines/>
      <w:numPr>
        <w:numId w:val="3"/>
      </w:numPr>
      <w:tabs>
        <w:tab w:val="clear" w:pos="720"/>
      </w:tabs>
      <w:spacing w:before="480"/>
      <w:ind w:left="0" w:firstLine="0"/>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semiHidden/>
    <w:unhideWhenUsed/>
    <w:qFormat/>
    <w:rsid w:val="00114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5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5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45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45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45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45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45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1351AE"/>
    <w:pPr>
      <w:pBdr>
        <w:bottom w:val="single" w:sz="8" w:space="4" w:color="156082" w:themeColor="accent1"/>
      </w:pBdr>
      <w:spacing w:after="300"/>
      <w:contextualSpacing/>
    </w:pPr>
    <w:rPr>
      <w:rFonts w:eastAsiaTheme="majorEastAsia" w:cstheme="majorBidi"/>
      <w:color w:val="000000" w:themeColor="text1"/>
      <w:spacing w:val="5"/>
      <w:kern w:val="28"/>
      <w:szCs w:val="52"/>
    </w:rPr>
  </w:style>
  <w:style w:type="character" w:customStyle="1" w:styleId="TitleChar">
    <w:name w:val="Title Char"/>
    <w:basedOn w:val="DefaultParagraphFont"/>
    <w:link w:val="Title"/>
    <w:uiPriority w:val="10"/>
    <w:rsid w:val="001351AE"/>
    <w:rPr>
      <w:rFonts w:ascii="Times New Roman" w:eastAsiaTheme="majorEastAsia" w:hAnsi="Times New Roman" w:cstheme="majorBidi"/>
      <w:color w:val="000000" w:themeColor="text1"/>
      <w:spacing w:val="5"/>
      <w:kern w:val="28"/>
      <w:szCs w:val="52"/>
    </w:rPr>
  </w:style>
  <w:style w:type="character" w:customStyle="1" w:styleId="Heading1Char">
    <w:name w:val="Heading 1 Char"/>
    <w:basedOn w:val="DefaultParagraphFont"/>
    <w:link w:val="Heading1"/>
    <w:uiPriority w:val="9"/>
    <w:rsid w:val="00361018"/>
    <w:rPr>
      <w:rFonts w:ascii="Times New Roman" w:eastAsiaTheme="majorEastAsia" w:hAnsi="Times New Roman" w:cstheme="majorBidi"/>
      <w:b/>
      <w:bCs/>
      <w:color w:val="000000" w:themeColor="text1"/>
      <w:kern w:val="0"/>
      <w:szCs w:val="28"/>
      <w:lang w:eastAsia="en-US"/>
      <w14:ligatures w14:val="none"/>
    </w:rPr>
  </w:style>
  <w:style w:type="character" w:customStyle="1" w:styleId="Heading2Char">
    <w:name w:val="Heading 2 Char"/>
    <w:basedOn w:val="DefaultParagraphFont"/>
    <w:link w:val="Heading2"/>
    <w:uiPriority w:val="9"/>
    <w:semiHidden/>
    <w:rsid w:val="0011458F"/>
    <w:rPr>
      <w:rFonts w:asciiTheme="majorHAnsi" w:eastAsiaTheme="majorEastAsia" w:hAnsiTheme="majorHAnsi" w:cstheme="majorBidi"/>
      <w:color w:val="0F4761" w:themeColor="accent1" w:themeShade="BF"/>
      <w:kern w:val="0"/>
      <w:sz w:val="32"/>
      <w:szCs w:val="32"/>
      <w:lang w:eastAsia="en-US"/>
      <w14:ligatures w14:val="none"/>
    </w:rPr>
  </w:style>
  <w:style w:type="character" w:customStyle="1" w:styleId="Heading3Char">
    <w:name w:val="Heading 3 Char"/>
    <w:basedOn w:val="DefaultParagraphFont"/>
    <w:link w:val="Heading3"/>
    <w:uiPriority w:val="9"/>
    <w:semiHidden/>
    <w:rsid w:val="0011458F"/>
    <w:rPr>
      <w:rFonts w:eastAsiaTheme="majorEastAsia" w:cstheme="majorBidi"/>
      <w:color w:val="0F4761" w:themeColor="accent1" w:themeShade="BF"/>
      <w:kern w:val="0"/>
      <w:sz w:val="28"/>
      <w:szCs w:val="28"/>
      <w:lang w:eastAsia="en-US"/>
      <w14:ligatures w14:val="none"/>
    </w:rPr>
  </w:style>
  <w:style w:type="character" w:customStyle="1" w:styleId="Heading4Char">
    <w:name w:val="Heading 4 Char"/>
    <w:basedOn w:val="DefaultParagraphFont"/>
    <w:link w:val="Heading4"/>
    <w:uiPriority w:val="9"/>
    <w:semiHidden/>
    <w:rsid w:val="0011458F"/>
    <w:rPr>
      <w:rFonts w:eastAsiaTheme="majorEastAsia" w:cstheme="majorBidi"/>
      <w:i/>
      <w:iCs/>
      <w:color w:val="0F4761" w:themeColor="accent1" w:themeShade="BF"/>
      <w:kern w:val="0"/>
      <w:szCs w:val="22"/>
      <w:lang w:eastAsia="en-US"/>
      <w14:ligatures w14:val="none"/>
    </w:rPr>
  </w:style>
  <w:style w:type="character" w:customStyle="1" w:styleId="Heading5Char">
    <w:name w:val="Heading 5 Char"/>
    <w:basedOn w:val="DefaultParagraphFont"/>
    <w:link w:val="Heading5"/>
    <w:uiPriority w:val="9"/>
    <w:semiHidden/>
    <w:rsid w:val="0011458F"/>
    <w:rPr>
      <w:rFonts w:eastAsiaTheme="majorEastAsia"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11458F"/>
    <w:rPr>
      <w:rFonts w:eastAsiaTheme="majorEastAsia" w:cstheme="majorBidi"/>
      <w:i/>
      <w:iCs/>
      <w:color w:val="595959" w:themeColor="text1" w:themeTint="A6"/>
      <w:kern w:val="0"/>
      <w:szCs w:val="22"/>
      <w:lang w:eastAsia="en-US"/>
      <w14:ligatures w14:val="none"/>
    </w:rPr>
  </w:style>
  <w:style w:type="character" w:customStyle="1" w:styleId="Heading7Char">
    <w:name w:val="Heading 7 Char"/>
    <w:basedOn w:val="DefaultParagraphFont"/>
    <w:link w:val="Heading7"/>
    <w:uiPriority w:val="9"/>
    <w:semiHidden/>
    <w:rsid w:val="0011458F"/>
    <w:rPr>
      <w:rFonts w:eastAsiaTheme="majorEastAsia" w:cstheme="majorBidi"/>
      <w:color w:val="595959" w:themeColor="text1" w:themeTint="A6"/>
      <w:kern w:val="0"/>
      <w:szCs w:val="22"/>
      <w:lang w:eastAsia="en-US"/>
      <w14:ligatures w14:val="none"/>
    </w:rPr>
  </w:style>
  <w:style w:type="character" w:customStyle="1" w:styleId="Heading8Char">
    <w:name w:val="Heading 8 Char"/>
    <w:basedOn w:val="DefaultParagraphFont"/>
    <w:link w:val="Heading8"/>
    <w:uiPriority w:val="9"/>
    <w:semiHidden/>
    <w:rsid w:val="0011458F"/>
    <w:rPr>
      <w:rFonts w:eastAsiaTheme="majorEastAsia" w:cstheme="majorBidi"/>
      <w:i/>
      <w:iCs/>
      <w:color w:val="272727" w:themeColor="text1" w:themeTint="D8"/>
      <w:kern w:val="0"/>
      <w:szCs w:val="22"/>
      <w:lang w:eastAsia="en-US"/>
      <w14:ligatures w14:val="none"/>
    </w:rPr>
  </w:style>
  <w:style w:type="character" w:customStyle="1" w:styleId="Heading9Char">
    <w:name w:val="Heading 9 Char"/>
    <w:basedOn w:val="DefaultParagraphFont"/>
    <w:link w:val="Heading9"/>
    <w:uiPriority w:val="9"/>
    <w:semiHidden/>
    <w:rsid w:val="0011458F"/>
    <w:rPr>
      <w:rFonts w:eastAsiaTheme="majorEastAsia" w:cstheme="majorBidi"/>
      <w:color w:val="272727" w:themeColor="text1" w:themeTint="D8"/>
      <w:kern w:val="0"/>
      <w:szCs w:val="22"/>
      <w:lang w:eastAsia="en-US"/>
      <w14:ligatures w14:val="none"/>
    </w:rPr>
  </w:style>
  <w:style w:type="paragraph" w:styleId="Subtitle">
    <w:name w:val="Subtitle"/>
    <w:basedOn w:val="Normal"/>
    <w:next w:val="Normal"/>
    <w:link w:val="SubtitleChar"/>
    <w:uiPriority w:val="11"/>
    <w:qFormat/>
    <w:rsid w:val="001145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58F"/>
    <w:rPr>
      <w:rFonts w:eastAsiaTheme="majorEastAsia"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1145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58F"/>
    <w:rPr>
      <w:rFonts w:ascii="Times New Roman" w:hAnsi="Times New Roman"/>
      <w:i/>
      <w:iCs/>
      <w:color w:val="404040" w:themeColor="text1" w:themeTint="BF"/>
      <w:kern w:val="0"/>
      <w:szCs w:val="22"/>
      <w:lang w:eastAsia="en-US"/>
      <w14:ligatures w14:val="none"/>
    </w:rPr>
  </w:style>
  <w:style w:type="paragraph" w:styleId="ListParagraph">
    <w:name w:val="List Paragraph"/>
    <w:basedOn w:val="Normal"/>
    <w:uiPriority w:val="34"/>
    <w:qFormat/>
    <w:rsid w:val="0011458F"/>
    <w:pPr>
      <w:ind w:left="720"/>
      <w:contextualSpacing/>
    </w:pPr>
  </w:style>
  <w:style w:type="character" w:styleId="IntenseEmphasis">
    <w:name w:val="Intense Emphasis"/>
    <w:basedOn w:val="DefaultParagraphFont"/>
    <w:uiPriority w:val="21"/>
    <w:qFormat/>
    <w:rsid w:val="0011458F"/>
    <w:rPr>
      <w:i/>
      <w:iCs/>
      <w:color w:val="0F4761" w:themeColor="accent1" w:themeShade="BF"/>
    </w:rPr>
  </w:style>
  <w:style w:type="paragraph" w:styleId="IntenseQuote">
    <w:name w:val="Intense Quote"/>
    <w:basedOn w:val="Normal"/>
    <w:next w:val="Normal"/>
    <w:link w:val="IntenseQuoteChar"/>
    <w:uiPriority w:val="30"/>
    <w:qFormat/>
    <w:rsid w:val="00114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58F"/>
    <w:rPr>
      <w:rFonts w:ascii="Times New Roman" w:hAnsi="Times New Roman"/>
      <w:i/>
      <w:iCs/>
      <w:color w:val="0F4761" w:themeColor="accent1" w:themeShade="BF"/>
      <w:kern w:val="0"/>
      <w:szCs w:val="22"/>
      <w:lang w:eastAsia="en-US"/>
      <w14:ligatures w14:val="none"/>
    </w:rPr>
  </w:style>
  <w:style w:type="character" w:styleId="IntenseReference">
    <w:name w:val="Intense Reference"/>
    <w:basedOn w:val="DefaultParagraphFont"/>
    <w:uiPriority w:val="32"/>
    <w:qFormat/>
    <w:rsid w:val="0011458F"/>
    <w:rPr>
      <w:b/>
      <w:bCs/>
      <w:smallCaps/>
      <w:color w:val="0F4761" w:themeColor="accent1" w:themeShade="BF"/>
      <w:spacing w:val="5"/>
    </w:rPr>
  </w:style>
  <w:style w:type="character" w:customStyle="1" w:styleId="apple-converted-space">
    <w:name w:val="apple-converted-space"/>
    <w:basedOn w:val="DefaultParagraphFont"/>
    <w:rsid w:val="00176577"/>
  </w:style>
  <w:style w:type="paragraph" w:customStyle="1" w:styleId="break-words">
    <w:name w:val="break-words"/>
    <w:basedOn w:val="Normal"/>
    <w:rsid w:val="0086419D"/>
    <w:pPr>
      <w:spacing w:before="100" w:beforeAutospacing="1" w:after="100" w:afterAutospacing="1" w:line="240" w:lineRule="auto"/>
    </w:pPr>
    <w:rPr>
      <w:rFonts w:eastAsia="Times New Roman" w:cs="Times New Roman"/>
      <w:szCs w:val="24"/>
      <w:lang w:eastAsia="zh-CN"/>
    </w:rPr>
  </w:style>
  <w:style w:type="character" w:styleId="CommentReference">
    <w:name w:val="annotation reference"/>
    <w:basedOn w:val="DefaultParagraphFont"/>
    <w:uiPriority w:val="99"/>
    <w:semiHidden/>
    <w:unhideWhenUsed/>
    <w:rsid w:val="00AB4FE1"/>
    <w:rPr>
      <w:sz w:val="16"/>
      <w:szCs w:val="16"/>
    </w:rPr>
  </w:style>
  <w:style w:type="paragraph" w:styleId="CommentText">
    <w:name w:val="annotation text"/>
    <w:basedOn w:val="Normal"/>
    <w:link w:val="CommentTextChar"/>
    <w:uiPriority w:val="99"/>
    <w:semiHidden/>
    <w:unhideWhenUsed/>
    <w:rsid w:val="00AB4FE1"/>
    <w:pPr>
      <w:spacing w:line="240" w:lineRule="auto"/>
    </w:pPr>
    <w:rPr>
      <w:sz w:val="20"/>
      <w:szCs w:val="20"/>
    </w:rPr>
  </w:style>
  <w:style w:type="character" w:customStyle="1" w:styleId="CommentTextChar">
    <w:name w:val="Comment Text Char"/>
    <w:basedOn w:val="DefaultParagraphFont"/>
    <w:link w:val="CommentText"/>
    <w:uiPriority w:val="99"/>
    <w:semiHidden/>
    <w:rsid w:val="00AB4FE1"/>
    <w:rPr>
      <w:rFonts w:ascii="Times New Roman" w:hAnsi="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AB4FE1"/>
    <w:rPr>
      <w:b/>
      <w:bCs/>
    </w:rPr>
  </w:style>
  <w:style w:type="character" w:customStyle="1" w:styleId="CommentSubjectChar">
    <w:name w:val="Comment Subject Char"/>
    <w:basedOn w:val="CommentTextChar"/>
    <w:link w:val="CommentSubject"/>
    <w:uiPriority w:val="99"/>
    <w:semiHidden/>
    <w:rsid w:val="00AB4FE1"/>
    <w:rPr>
      <w:rFonts w:ascii="Times New Roman" w:hAnsi="Times New Roman"/>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D943F-300C-C345-98FE-A676CC6A2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2554</Words>
  <Characters>13258</Characters>
  <Application>Microsoft Office Word</Application>
  <DocSecurity>0</DocSecurity>
  <Lines>288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JING - GUEST</dc:creator>
  <cp:keywords/>
  <dc:description/>
  <cp:lastModifiedBy>Jeisson Prieto</cp:lastModifiedBy>
  <cp:revision>16</cp:revision>
  <dcterms:created xsi:type="dcterms:W3CDTF">2026-01-12T15:14:00Z</dcterms:created>
  <dcterms:modified xsi:type="dcterms:W3CDTF">2026-01-13T01:08:00Z</dcterms:modified>
</cp:coreProperties>
</file>